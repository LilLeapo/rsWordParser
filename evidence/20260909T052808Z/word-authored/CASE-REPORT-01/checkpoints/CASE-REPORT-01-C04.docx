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43CE5" w14:textId="50BCB4C7" w:rsidR="005E2D3A" w:rsidRDefault="005E2D3A">
      <w:r>
        <w:rPr>
          <w:rFonts w:hint="eastAsia"/>
        </w:rPr>
        <w:t>CASE-REPORT-00</w:t>
      </w:r>
    </w:p>
    <w:p w14:paraId="4E6FEDCF" w14:textId="3CD7024E" w:rsidR="005E2D3A" w:rsidRDefault="005E2D3A">
      <w:r>
        <w:rPr>
          <w:rFonts w:hint="eastAsia"/>
        </w:rPr>
        <w:t>CASE-REPORT-TOC</w:t>
      </w:r>
    </w:p>
    <w:sdt>
      <w:sdtPr>
        <w:rPr>
          <w:lang w:val="zh-CN"/>
        </w:rPr>
        <w:id w:val="17745961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val="en-US"/>
          <w14:ligatures w14:val="standardContextual"/>
        </w:rPr>
      </w:sdtEndPr>
      <w:sdtContent>
        <w:p w14:paraId="58A9DD3F" w14:textId="37F92A4B" w:rsidR="005E7827" w:rsidRDefault="005E7827">
          <w:pPr>
            <w:pStyle w:val="TOC"/>
          </w:pPr>
          <w:r>
            <w:rPr>
              <w:lang w:val="zh-CN"/>
            </w:rPr>
            <w:t>目录</w:t>
          </w:r>
        </w:p>
        <w:p w14:paraId="7BB99D9B" w14:textId="70E23145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855940" w:history="1">
            <w:r w:rsidRPr="00C8719B">
              <w:rPr>
                <w:rStyle w:val="ae"/>
                <w:noProof/>
              </w:rPr>
              <w:t>CASE-REPORT-01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35F4" w14:textId="1794C493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1" w:history="1">
            <w:r w:rsidRPr="00C8719B">
              <w:rPr>
                <w:rStyle w:val="ae"/>
                <w:noProof/>
              </w:rPr>
              <w:t>CASE-REPORT-H1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81AC" w14:textId="367376AC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2" w:history="1">
            <w:r w:rsidRPr="00C8719B">
              <w:rPr>
                <w:rStyle w:val="ae"/>
                <w:noProof/>
              </w:rPr>
              <w:t>CASE-REPORT-H2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6784" w14:textId="3D845DDE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3" w:history="1">
            <w:r w:rsidRPr="00C8719B">
              <w:rPr>
                <w:rStyle w:val="ae"/>
                <w:noProof/>
              </w:rPr>
              <w:t>CASE-REPORT-H3 1.1.1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3076" w14:textId="3A49AAD6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55944" w:history="1">
            <w:r w:rsidRPr="00C8719B">
              <w:rPr>
                <w:rStyle w:val="ae"/>
                <w:noProof/>
              </w:rPr>
              <w:t>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DBF0" w14:textId="1F2DFBA5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5" w:history="1">
            <w:r w:rsidRPr="00C8719B">
              <w:rPr>
                <w:rStyle w:val="ae"/>
                <w:noProof/>
              </w:rPr>
              <w:t>、。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9946" w14:textId="421B9A3F" w:rsidR="005E7827" w:rsidRDefault="005E7827">
          <w:r>
            <w:rPr>
              <w:b/>
              <w:bCs/>
              <w:noProof/>
            </w:rPr>
            <w:fldChar w:fldCharType="end"/>
          </w:r>
        </w:p>
      </w:sdtContent>
    </w:sdt>
    <w:p w14:paraId="6015AD93" w14:textId="77777777" w:rsidR="005E7827" w:rsidRDefault="005E7827">
      <w:pPr>
        <w:rPr>
          <w:rFonts w:hint="eastAsia"/>
        </w:rPr>
      </w:pPr>
    </w:p>
    <w:p w14:paraId="15D2CEE3" w14:textId="3619B18B" w:rsidR="005E2D3A" w:rsidRDefault="005E2D3A">
      <w:r>
        <w:rPr>
          <w:rFonts w:hint="eastAsia"/>
        </w:rPr>
        <w:t>CASE-REPORT-FOOTNOTE</w:t>
      </w:r>
      <w:r w:rsidR="005E7827">
        <w:rPr>
          <w:rStyle w:val="af1"/>
        </w:rPr>
        <w:footnoteReference w:id="1"/>
      </w:r>
    </w:p>
    <w:p w14:paraId="6531AA3F" w14:textId="3E736396" w:rsidR="005E2D3A" w:rsidRDefault="005E2D3A" w:rsidP="005E2D3A">
      <w:pPr>
        <w:pStyle w:val="1"/>
      </w:pPr>
      <w:bookmarkStart w:id="0" w:name="_Toc239855940"/>
      <w:r>
        <w:rPr>
          <w:rFonts w:hint="eastAsia"/>
        </w:rPr>
        <w:t>CASE-REPORT-01</w:t>
      </w:r>
      <w:bookmarkEnd w:id="0"/>
      <w:r>
        <w:rPr>
          <w:rFonts w:hint="eastAsia"/>
        </w:rPr>
        <w:t xml:space="preserve"> </w:t>
      </w:r>
    </w:p>
    <w:p w14:paraId="4905E559" w14:textId="77777777" w:rsidR="005E2D3A" w:rsidRDefault="005E2D3A"/>
    <w:p w14:paraId="5FFE76F3" w14:textId="403D7BAD" w:rsidR="005E2D3A" w:rsidRDefault="005E2D3A">
      <w:bookmarkStart w:id="1" w:name="_Toc239855941"/>
      <w:r w:rsidRPr="005E2D3A">
        <w:rPr>
          <w:rStyle w:val="20"/>
        </w:rPr>
        <w:t>CASE-REPORT-H1</w:t>
      </w:r>
      <w:bookmarkEnd w:id="1"/>
      <w:r>
        <w:rPr>
          <w:rFonts w:hint="eastAsia"/>
        </w:rPr>
        <w:t xml:space="preserve"> 、</w:t>
      </w:r>
    </w:p>
    <w:p w14:paraId="3BA083D9" w14:textId="62DDBD45" w:rsidR="005E2D3A" w:rsidRDefault="005E2D3A">
      <w:pPr>
        <w:rPr>
          <w:rFonts w:hint="eastAsia"/>
        </w:rPr>
      </w:pPr>
      <w:r w:rsidRPr="005E2D3A">
        <w:t>本节说明总体设计与验证目标，包含中文、English 与表格前的正文。</w:t>
      </w:r>
    </w:p>
    <w:p w14:paraId="537940D1" w14:textId="6DB87CEC" w:rsidR="005E2D3A" w:rsidRDefault="005E2D3A">
      <w:r>
        <w:rPr>
          <w:rFonts w:hint="eastAsia"/>
        </w:rPr>
        <w:t>。</w:t>
      </w:r>
    </w:p>
    <w:p w14:paraId="036996CE" w14:textId="36229B18" w:rsidR="005E2D3A" w:rsidRDefault="005E2D3A">
      <w:bookmarkStart w:id="2" w:name="_Toc239855942"/>
      <w:r w:rsidRPr="005E2D3A">
        <w:rPr>
          <w:rStyle w:val="30"/>
        </w:rPr>
        <w:t>CASE-REPORT-H2</w:t>
      </w:r>
      <w:bookmarkEnd w:id="2"/>
      <w:r>
        <w:rPr>
          <w:rFonts w:hint="eastAsia"/>
        </w:rPr>
        <w:t xml:space="preserve"> 1.1 </w:t>
      </w:r>
    </w:p>
    <w:p w14:paraId="3D585431" w14:textId="46989E0C" w:rsidR="005E2D3A" w:rsidRDefault="005E2D3A">
      <w:pPr>
        <w:rPr>
          <w:rFonts w:hint="eastAsia"/>
        </w:rPr>
      </w:pPr>
      <w:r w:rsidRPr="005E2D3A">
        <w:t>本节描述模块边界与数据流，用于检查普通正文段落的样式继承。</w:t>
      </w:r>
    </w:p>
    <w:p w14:paraId="0F698D40" w14:textId="5F5C9243" w:rsidR="005E2D3A" w:rsidRDefault="005E2D3A">
      <w:r>
        <w:rPr>
          <w:rFonts w:hint="eastAsia"/>
        </w:rPr>
        <w:t>。</w:t>
      </w:r>
    </w:p>
    <w:p w14:paraId="7DDA8AB3" w14:textId="7134AAB0" w:rsidR="005E2D3A" w:rsidRDefault="005E2D3A" w:rsidP="00CC723E">
      <w:pPr>
        <w:pStyle w:val="3"/>
      </w:pPr>
      <w:bookmarkStart w:id="3" w:name="_Toc239855943"/>
      <w:r w:rsidRPr="00CC723E">
        <w:lastRenderedPageBreak/>
        <w:t>CASE-REPORT-H3</w:t>
      </w:r>
      <w:r>
        <w:rPr>
          <w:rFonts w:hint="eastAsia"/>
        </w:rPr>
        <w:t xml:space="preserve"> 1.1.1</w:t>
      </w:r>
      <w:bookmarkEnd w:id="3"/>
      <w:r>
        <w:rPr>
          <w:rFonts w:hint="eastAsia"/>
        </w:rPr>
        <w:t xml:space="preserve"> </w:t>
      </w:r>
    </w:p>
    <w:p w14:paraId="1ADAB74D" w14:textId="7A09C615" w:rsidR="005E2D3A" w:rsidRDefault="005E2D3A">
      <w:pPr>
        <w:rPr>
          <w:rFonts w:hint="eastAsia"/>
        </w:rPr>
      </w:pPr>
      <w:r w:rsidRPr="005E2D3A">
        <w:t>高保真边界要求未编辑内容保持稳定，并允许局部修改只影响目标节点。</w:t>
      </w:r>
    </w:p>
    <w:p w14:paraId="666AFFA4" w14:textId="31DE1297" w:rsidR="005E2D3A" w:rsidRDefault="005E2D3A" w:rsidP="005E2D3A">
      <w:pPr>
        <w:pStyle w:val="1"/>
      </w:pPr>
      <w:bookmarkStart w:id="4" w:name="_Toc239855944"/>
      <w:r>
        <w:rPr>
          <w:rFonts w:hint="eastAsia"/>
        </w:rPr>
        <w:t>。</w:t>
      </w:r>
      <w:bookmarkEnd w:id="4"/>
    </w:p>
    <w:p w14:paraId="441D6EB7" w14:textId="7E0446CF" w:rsidR="005E2D3A" w:rsidRPr="00CC723E" w:rsidRDefault="005E2D3A" w:rsidP="00CC723E">
      <w:pPr>
        <w:pStyle w:val="4"/>
        <w:rPr>
          <w:sz w:val="24"/>
        </w:rPr>
      </w:pPr>
      <w:r w:rsidRPr="00CC723E">
        <w:t>CASE-REPORT-H4</w:t>
      </w:r>
      <w:r w:rsidRPr="00CC723E">
        <w:rPr>
          <w:rFonts w:hint="eastAsia"/>
          <w:sz w:val="24"/>
        </w:rPr>
        <w:t xml:space="preserve"> 1.1.1.1 </w:t>
      </w:r>
    </w:p>
    <w:p w14:paraId="17ECC95B" w14:textId="51DC4B49" w:rsidR="005E2D3A" w:rsidRDefault="005E2D3A">
      <w:r w:rsidRPr="005E2D3A">
        <w:t>验证粒度覆盖文本、格式和结构。</w:t>
      </w:r>
      <w:r w:rsidR="00E90A05">
        <w:rPr>
          <w:rFonts w:hint="eastAsia"/>
        </w:rPr>
        <w:t>-APPENDIX</w:t>
      </w:r>
    </w:p>
    <w:p w14:paraId="58317CDF" w14:textId="77777777" w:rsidR="00E90A05" w:rsidRDefault="00E90A05">
      <w:pPr>
        <w:sectPr w:rsidR="00E90A05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904DC6" w14:textId="77777777" w:rsidR="00E90A05" w:rsidRDefault="00E90A05">
      <w:pPr>
        <w:sectPr w:rsidR="00E90A0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71AF2F" w14:textId="0F2F0A74" w:rsidR="00E90A05" w:rsidRDefault="00E90A05">
      <w:r>
        <w:rPr>
          <w:rFonts w:hint="eastAsia"/>
        </w:rPr>
        <w:lastRenderedPageBreak/>
        <w:t>CASE-REPORT-APPENDIX</w:t>
      </w:r>
    </w:p>
    <w:p w14:paraId="0A61047A" w14:textId="471D1C42" w:rsidR="00E90A05" w:rsidRDefault="00E90A05" w:rsidP="00E90A05">
      <w:pPr>
        <w:pStyle w:val="1"/>
        <w:rPr>
          <w:rFonts w:hint="eastAsia"/>
        </w:rPr>
      </w:pPr>
      <w:r w:rsidRPr="00E90A05">
        <w:t>横向附录：记录分节后的页眉页脚继承和页面方向。CASE-</w:t>
      </w:r>
      <w:commentRangeStart w:id="5"/>
      <w:r w:rsidRPr="00E90A05">
        <w:t>REPORT-SECTION2-END</w:t>
      </w:r>
      <w:ins w:id="6" w:author="燚坡 李" w:date="2026-09-09T14:39:00Z" w16du:dateUtc="2026-09-09T06:39:00Z">
        <w:r w:rsidR="00CD08C6">
          <w:rPr>
            <w:rFonts w:hint="eastAsia"/>
          </w:rPr>
          <w:t xml:space="preserve"> CASE-REPORT-REV-01</w:t>
        </w:r>
      </w:ins>
      <w:commentRangeEnd w:id="5"/>
      <w:ins w:id="7" w:author="燚坡 李" w:date="2026-09-09T14:40:00Z" w16du:dateUtc="2026-09-09T06:40:00Z">
        <w:r w:rsidR="003125D6">
          <w:rPr>
            <w:rStyle w:val="af7"/>
            <w:rFonts w:asciiTheme="minorHAnsi" w:eastAsiaTheme="minorEastAsia" w:hAnsiTheme="minorHAnsi" w:cstheme="minorBidi"/>
            <w:color w:val="auto"/>
          </w:rPr>
          <w:commentReference w:id="5"/>
        </w:r>
      </w:ins>
    </w:p>
    <w:p w14:paraId="5AC8AC4E" w14:textId="6AD1AE43" w:rsidR="00E90A05" w:rsidRDefault="00E90A05">
      <w:pPr>
        <w:rPr>
          <w:rFonts w:hint="eastAsia"/>
        </w:rPr>
      </w:pPr>
      <w:r w:rsidRPr="00E90A05">
        <w:t>横向附录：记录分节后的页眉页脚继承和页面方向。</w:t>
      </w:r>
    </w:p>
    <w:p w14:paraId="567F20FA" w14:textId="19332FC4" w:rsidR="005E2D3A" w:rsidRDefault="005E2D3A" w:rsidP="005E2D3A">
      <w:pPr>
        <w:pStyle w:val="2"/>
      </w:pPr>
      <w:bookmarkStart w:id="8" w:name="_Toc239855945"/>
      <w:r>
        <w:rPr>
          <w:rFonts w:hint="eastAsia"/>
        </w:rPr>
        <w:t>、。</w:t>
      </w:r>
      <w:bookmarkEnd w:id="8"/>
    </w:p>
    <w:p w14:paraId="5B0D6C21" w14:textId="77777777" w:rsidR="005E2D3A" w:rsidRPr="005E2D3A" w:rsidRDefault="005E2D3A" w:rsidP="005E2D3A">
      <w:pPr>
        <w:rPr>
          <w:rFonts w:hint="eastAsia"/>
        </w:rPr>
      </w:pPr>
    </w:p>
    <w:sectPr w:rsidR="005E2D3A" w:rsidRPr="005E2D3A" w:rsidSect="00E90A0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燚坡 李" w:date="2026-09-09T14:40:00Z" w:initials="燚李">
    <w:p w14:paraId="38B9F4EF" w14:textId="6F295222" w:rsidR="003125D6" w:rsidRDefault="003125D6">
      <w:pPr>
        <w:pStyle w:val="af8"/>
        <w:rPr>
          <w:rFonts w:hint="eastAsia"/>
        </w:rPr>
      </w:pPr>
      <w:r>
        <w:rPr>
          <w:rStyle w:val="af7"/>
        </w:rPr>
        <w:annotationRef/>
      </w:r>
      <w:r w:rsidRPr="003125D6">
        <w:t>C04 批注：检查修订锚点与周边文本。CASE-REPORT-COMMENT-END</w:t>
      </w:r>
      <w:r>
        <w:rPr>
          <w:rFonts w:hint="eastAsia"/>
        </w:rPr>
        <w:t>CASE-REPORT-COMMENT-END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8B9F4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6FE7479" w16cex:dateUtc="2026-09-09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8B9F4EF" w16cid:durableId="46FE74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A0C039" w14:textId="77777777" w:rsidR="003075A6" w:rsidRDefault="003075A6" w:rsidP="005E7827">
      <w:pPr>
        <w:spacing w:after="0" w:line="240" w:lineRule="auto"/>
      </w:pPr>
      <w:r>
        <w:separator/>
      </w:r>
    </w:p>
  </w:endnote>
  <w:endnote w:type="continuationSeparator" w:id="0">
    <w:p w14:paraId="48DA0E5B" w14:textId="77777777" w:rsidR="003075A6" w:rsidRDefault="003075A6" w:rsidP="005E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6565D" w14:textId="2FB06E09" w:rsidR="005E7827" w:rsidRDefault="005E7827">
    <w:pPr>
      <w:pStyle w:val="af4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sdt>
      <w:sdtPr>
        <w:id w:val="96940074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9400748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940075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3EF257" w14:textId="77777777" w:rsidR="003075A6" w:rsidRDefault="003075A6" w:rsidP="005E7827">
      <w:pPr>
        <w:spacing w:after="0" w:line="240" w:lineRule="auto"/>
      </w:pPr>
      <w:r>
        <w:separator/>
      </w:r>
    </w:p>
  </w:footnote>
  <w:footnote w:type="continuationSeparator" w:id="0">
    <w:p w14:paraId="427E6966" w14:textId="77777777" w:rsidR="003075A6" w:rsidRDefault="003075A6" w:rsidP="005E7827">
      <w:pPr>
        <w:spacing w:after="0" w:line="240" w:lineRule="auto"/>
      </w:pPr>
      <w:r>
        <w:continuationSeparator/>
      </w:r>
    </w:p>
  </w:footnote>
  <w:footnote w:id="1">
    <w:p w14:paraId="12BCEEE6" w14:textId="254ED30C" w:rsidR="005E7827" w:rsidRDefault="005E7827">
      <w:pPr>
        <w:pStyle w:val="af"/>
        <w:rPr>
          <w:rFonts w:hint="eastAsia"/>
        </w:rPr>
      </w:pPr>
      <w:r>
        <w:rPr>
          <w:rStyle w:val="af1"/>
        </w:rPr>
        <w:footnoteRef/>
      </w:r>
      <w:r>
        <w:t xml:space="preserve"> </w:t>
      </w:r>
      <w:r w:rsidRPr="005E7827">
        <w:t>脚注验证：未编辑内容保持稳定，CASE-REPORT-FOOTNOTE-END。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A"/>
    <w:rsid w:val="000C5D8E"/>
    <w:rsid w:val="003075A6"/>
    <w:rsid w:val="003125D6"/>
    <w:rsid w:val="005842AD"/>
    <w:rsid w:val="005E2D3A"/>
    <w:rsid w:val="005E7827"/>
    <w:rsid w:val="009258D5"/>
    <w:rsid w:val="00B77F8B"/>
    <w:rsid w:val="00CC723E"/>
    <w:rsid w:val="00CD08C6"/>
    <w:rsid w:val="00E9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D44BE"/>
  <w15:chartTrackingRefBased/>
  <w15:docId w15:val="{DDFB4A7E-E283-F94E-B106-674B0913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2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2D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D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D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D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D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D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2D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D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D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D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D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D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D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D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D3A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827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E7827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5E7827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E7827"/>
    <w:pPr>
      <w:spacing w:after="0"/>
      <w:ind w:left="440"/>
    </w:pPr>
    <w:rPr>
      <w:rFonts w:eastAsia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5E7827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5E7827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5E7827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5E7827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5E7827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5E7827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5E7827"/>
    <w:pPr>
      <w:spacing w:after="0"/>
      <w:ind w:left="1760"/>
    </w:pPr>
    <w:rPr>
      <w:rFonts w:eastAsiaTheme="minorHAnsi"/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5E7827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E7827"/>
    <w:rPr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5E7827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E782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E7827"/>
    <w:rPr>
      <w:sz w:val="18"/>
      <w:szCs w:val="18"/>
    </w:rPr>
  </w:style>
  <w:style w:type="paragraph" w:styleId="af6">
    <w:name w:val="Revision"/>
    <w:hidden/>
    <w:uiPriority w:val="99"/>
    <w:semiHidden/>
    <w:rsid w:val="00CD08C6"/>
    <w:pPr>
      <w:spacing w:after="0" w:line="240" w:lineRule="auto"/>
    </w:pPr>
  </w:style>
  <w:style w:type="character" w:styleId="af7">
    <w:name w:val="annotation reference"/>
    <w:basedOn w:val="a0"/>
    <w:uiPriority w:val="99"/>
    <w:semiHidden/>
    <w:unhideWhenUsed/>
    <w:rsid w:val="003125D6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3125D6"/>
  </w:style>
  <w:style w:type="character" w:customStyle="1" w:styleId="af9">
    <w:name w:val="批注文字 字符"/>
    <w:basedOn w:val="a0"/>
    <w:link w:val="af8"/>
    <w:uiPriority w:val="99"/>
    <w:semiHidden/>
    <w:rsid w:val="003125D6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125D6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3125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FAC81B77B46584C83CB1BF41EF7F97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22FDA2-497D-CC4C-B896-49911931F3A6}"/>
      </w:docPartPr>
      <w:docPartBody>
        <w:p w:rsidR="00000000" w:rsidRDefault="00D97963" w:rsidP="00D97963">
          <w:pPr>
            <w:pStyle w:val="AFAC81B77B46584C83CB1BF41EF7F97C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63"/>
    <w:rsid w:val="00805138"/>
    <w:rsid w:val="009258D5"/>
    <w:rsid w:val="00D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64EF65D9F2C9A44B6BB6C587AAD6E37">
    <w:name w:val="964EF65D9F2C9A44B6BB6C587AAD6E37"/>
    <w:rsid w:val="00D97963"/>
    <w:pPr>
      <w:widowControl w:val="0"/>
    </w:pPr>
  </w:style>
  <w:style w:type="paragraph" w:customStyle="1" w:styleId="AFAC81B77B46584C83CB1BF41EF7F97C">
    <w:name w:val="AFAC81B77B46584C83CB1BF41EF7F97C"/>
    <w:rsid w:val="00D9796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AAF7A0-9291-B947-9238-27DF21C1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2026-09-09T06:42:00Z</dcterms:created>
  <dcterms:modified xsi:type="dcterms:W3CDTF">2026-09-09T06:42:00Z</dcterms:modified>
</cp:coreProperties>
</file>