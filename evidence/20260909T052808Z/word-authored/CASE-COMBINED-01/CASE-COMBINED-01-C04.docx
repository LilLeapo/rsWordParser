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4D92FA" w14:textId="77777777" w:rsidR="004E6A27" w:rsidRDefault="004E6A27">
      <w:r w:rsidRPr="004E6A27">
        <w:t>CASE-COMBINED-00</w:t>
      </w:r>
    </w:p>
    <w:p w14:paraId="15D26FD0" w14:textId="7E31138A" w:rsidR="00180C15" w:rsidRDefault="00180C15" w:rsidP="00180C15">
      <w:pPr>
        <w:pStyle w:val="10"/>
      </w:pPr>
      <w:bookmarkStart w:id="0" w:name="_Toc239888204"/>
      <w:r>
        <w:rPr>
          <w:rFonts w:hint="eastAsia"/>
        </w:rPr>
        <w:t>CASE-COMBINED-H1-01</w:t>
      </w:r>
      <w:bookmarkEnd w:id="0"/>
    </w:p>
    <w:p w14:paraId="494A6526" w14:textId="3DB9A8A0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</w:t>
      </w:r>
      <w:r w:rsidRPr="00180C15">
        <w:lastRenderedPageBreak/>
        <w:t>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4C55BF8F" w14:textId="4907474D" w:rsidR="00180C15" w:rsidRDefault="00180C15" w:rsidP="00180C15">
      <w:pPr>
        <w:pStyle w:val="10"/>
      </w:pPr>
      <w:bookmarkStart w:id="1" w:name="_Toc239888205"/>
      <w:r>
        <w:rPr>
          <w:rFonts w:hint="eastAsia"/>
        </w:rPr>
        <w:lastRenderedPageBreak/>
        <w:t>CASE-COMBINED-H1-02</w:t>
      </w:r>
      <w:bookmarkEnd w:id="1"/>
    </w:p>
    <w:p w14:paraId="3C242F64" w14:textId="79F9EE94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</w:t>
      </w:r>
      <w:r w:rsidRPr="00180C15">
        <w:lastRenderedPageBreak/>
        <w:t>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CE983A3" w14:textId="15E5D5A6" w:rsidR="00180C15" w:rsidRDefault="00180C15" w:rsidP="00180C15">
      <w:pPr>
        <w:pStyle w:val="2"/>
      </w:pPr>
      <w:bookmarkStart w:id="2" w:name="_Toc239888206"/>
      <w:r>
        <w:rPr>
          <w:rFonts w:hint="eastAsia"/>
        </w:rPr>
        <w:t>CASE-COMBINED-H2-01</w:t>
      </w:r>
      <w:bookmarkEnd w:id="2"/>
    </w:p>
    <w:p w14:paraId="3D15362D" w14:textId="5C408C8C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</w:t>
      </w:r>
      <w:r w:rsidRPr="00180C15">
        <w:lastRenderedPageBreak/>
        <w:t>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</w:t>
      </w:r>
      <w:r w:rsidRPr="00180C15">
        <w:lastRenderedPageBreak/>
        <w:t>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5CB5683" w14:textId="391BDA0C" w:rsidR="00180C15" w:rsidRDefault="00180C15" w:rsidP="00180C15">
      <w:pPr>
        <w:pStyle w:val="3"/>
      </w:pPr>
      <w:bookmarkStart w:id="3" w:name="_Toc239888207"/>
      <w:r>
        <w:rPr>
          <w:rFonts w:hint="eastAsia"/>
        </w:rPr>
        <w:t>CASE-COMBINED-H3-01</w:t>
      </w:r>
      <w:bookmarkEnd w:id="3"/>
    </w:p>
    <w:p w14:paraId="05CD33F6" w14:textId="7C924816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</w:t>
      </w:r>
      <w:r w:rsidRPr="00180C15">
        <w:lastRenderedPageBreak/>
        <w:t>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</w:t>
      </w:r>
      <w:r w:rsidRPr="00180C15">
        <w:lastRenderedPageBreak/>
        <w:t>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6335FDB8" w14:textId="698A0CA9" w:rsidR="00180C15" w:rsidRDefault="00180C15" w:rsidP="007D699F">
      <w:pPr>
        <w:pStyle w:val="4"/>
      </w:pPr>
      <w:r>
        <w:rPr>
          <w:rFonts w:hint="eastAsia"/>
        </w:rPr>
        <w:t>CASE-COMBINED-H4-01</w:t>
      </w:r>
    </w:p>
    <w:p w14:paraId="6425B7D0" w14:textId="52EA38A1" w:rsidR="00180C15" w:rsidRDefault="00180C15" w:rsidP="00180C15">
      <w:r w:rsidRPr="00180C15">
        <w:t xml:space="preserve"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</w:t>
      </w:r>
      <w:r w:rsidRPr="00180C15">
        <w:lastRenderedPageBreak/>
        <w:t>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</w:t>
      </w:r>
      <w:r w:rsidRPr="00180C15">
        <w:lastRenderedPageBreak/>
        <w:t>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71A82430" w14:textId="2666715D" w:rsidR="00A73B57" w:rsidRDefault="00A73B57" w:rsidP="00A73B57">
      <w:pPr>
        <w:pStyle w:val="2"/>
      </w:pPr>
      <w:bookmarkStart w:id="4" w:name="_Toc239888208"/>
      <w:r>
        <w:rPr>
          <w:rFonts w:hint="eastAsia"/>
        </w:rPr>
        <w:t>CASE-COMBINED-H2-02</w:t>
      </w:r>
      <w:bookmarkEnd w:id="4"/>
    </w:p>
    <w:p w14:paraId="7F274D9A" w14:textId="5FD57CA5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A73B57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</w:t>
      </w:r>
      <w:r w:rsidRPr="00A73B57">
        <w:lastRenderedPageBreak/>
        <w:t>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6C011F7D" w14:textId="08ACB406" w:rsidR="00A73B57" w:rsidRDefault="00A73B57" w:rsidP="00A73B57">
      <w:pPr>
        <w:pStyle w:val="3"/>
      </w:pPr>
      <w:bookmarkStart w:id="5" w:name="_Toc239888209"/>
      <w:r>
        <w:rPr>
          <w:rFonts w:hint="eastAsia"/>
        </w:rPr>
        <w:t>CASE-COMBINED-H3-02</w:t>
      </w:r>
      <w:bookmarkEnd w:id="5"/>
    </w:p>
    <w:p w14:paraId="516E19F8" w14:textId="70279584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</w:t>
      </w:r>
      <w:r w:rsidRPr="00A73B57">
        <w:lastRenderedPageBreak/>
        <w:t>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457BA3D1" w14:textId="24D9B7FB" w:rsidR="00A73B57" w:rsidRDefault="00A73B57" w:rsidP="00A73B57">
      <w:r>
        <w:rPr>
          <w:rFonts w:hint="eastAsia"/>
        </w:rPr>
        <w:t>CASE-COMBINED-H4-02</w:t>
      </w:r>
    </w:p>
    <w:p w14:paraId="2D4F81E9" w14:textId="0FA6DE0D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</w:t>
      </w:r>
      <w:r w:rsidRPr="00A73B57">
        <w:lastRenderedPageBreak/>
        <w:t xml:space="preserve">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</w:t>
      </w:r>
      <w:r w:rsidRPr="00A73B57">
        <w:lastRenderedPageBreak/>
        <w:t>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38264705" w14:textId="1BBF8AA7" w:rsidR="00A73B57" w:rsidRDefault="00A73B57" w:rsidP="00A73B57">
      <w:pPr>
        <w:pStyle w:val="10"/>
      </w:pPr>
      <w:bookmarkStart w:id="6" w:name="_Toc239888210"/>
      <w:r>
        <w:rPr>
          <w:rFonts w:hint="eastAsia"/>
        </w:rPr>
        <w:t>CASE-COMBINED-H1-03</w:t>
      </w:r>
      <w:bookmarkEnd w:id="6"/>
    </w:p>
    <w:p w14:paraId="0EAE7708" w14:textId="4DCF7736" w:rsidR="00A73B57" w:rsidRDefault="00A73B57" w:rsidP="00A73B57">
      <w:r w:rsidRPr="00A73B57">
        <w:t xml:space="preserve"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</w:t>
      </w:r>
      <w:r w:rsidRPr="00A73B57">
        <w:lastRenderedPageBreak/>
        <w:t>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</w:t>
      </w:r>
      <w:r w:rsidRPr="00A73B57">
        <w:lastRenderedPageBreak/>
        <w:t>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1ABAC51B" w14:textId="5984B367" w:rsidR="00A73B57" w:rsidRDefault="00A73B57" w:rsidP="00A73B57">
      <w:pPr>
        <w:pStyle w:val="2"/>
      </w:pPr>
      <w:bookmarkStart w:id="7" w:name="_Toc239888211"/>
      <w:r>
        <w:rPr>
          <w:rFonts w:hint="eastAsia"/>
        </w:rPr>
        <w:t>CASE-COMBINED-H2-03</w:t>
      </w:r>
      <w:bookmarkEnd w:id="7"/>
    </w:p>
    <w:p w14:paraId="32A8B3E7" w14:textId="1B28188B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A73B57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</w:t>
      </w:r>
      <w:r w:rsidRPr="00A73B57">
        <w:lastRenderedPageBreak/>
        <w:t>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48CA5505" w14:textId="686F29FC" w:rsidR="00A73B57" w:rsidRDefault="00A73B57" w:rsidP="00A73B57">
      <w:pPr>
        <w:pStyle w:val="3"/>
      </w:pPr>
      <w:bookmarkStart w:id="8" w:name="_Toc239888212"/>
      <w:r>
        <w:rPr>
          <w:rFonts w:hint="eastAsia"/>
        </w:rPr>
        <w:t>CASE-COMBINED-H3-03</w:t>
      </w:r>
      <w:bookmarkEnd w:id="8"/>
    </w:p>
    <w:p w14:paraId="2D0D1FF1" w14:textId="2922A459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</w:t>
      </w:r>
      <w:r w:rsidRPr="00A73B57">
        <w:lastRenderedPageBreak/>
        <w:t>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</w:t>
      </w:r>
      <w:r w:rsidRPr="00A73B57">
        <w:lastRenderedPageBreak/>
        <w:t>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E3AA8FC" w14:textId="77777777" w:rsidR="00A73B57" w:rsidRDefault="00A73B57" w:rsidP="00A73B57"/>
    <w:p w14:paraId="4BFD7C88" w14:textId="024882B1" w:rsidR="00A73B57" w:rsidRDefault="00A73B57" w:rsidP="008F6D9C">
      <w:pPr>
        <w:pStyle w:val="4"/>
      </w:pPr>
      <w:r>
        <w:rPr>
          <w:rFonts w:hint="eastAsia"/>
        </w:rPr>
        <w:t>CASE-COMBINED-H4-03</w:t>
      </w:r>
    </w:p>
    <w:p w14:paraId="196146A5" w14:textId="4D3509D9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</w:t>
      </w:r>
      <w:r w:rsidRPr="00A73B57">
        <w:lastRenderedPageBreak/>
        <w:t>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</w:t>
      </w:r>
      <w:r w:rsidRPr="00A73B57">
        <w:lastRenderedPageBreak/>
        <w:t>字 20260909，用于检测 Unicode 混排、自动换行、分页边界和文本抽取一致性。</w:t>
      </w:r>
    </w:p>
    <w:p w14:paraId="323F71E2" w14:textId="77777777" w:rsidR="00A73B57" w:rsidRDefault="00A73B57" w:rsidP="00A73B57"/>
    <w:p w14:paraId="0145BD9C" w14:textId="46352898" w:rsidR="00A73B57" w:rsidRDefault="00A73B57" w:rsidP="00A73B57">
      <w:pPr>
        <w:pStyle w:val="10"/>
      </w:pPr>
      <w:bookmarkStart w:id="9" w:name="_Toc239888213"/>
      <w:r>
        <w:rPr>
          <w:rFonts w:hint="eastAsia"/>
        </w:rPr>
        <w:t>CASE-COMBINED-H1-04</w:t>
      </w:r>
      <w:bookmarkEnd w:id="9"/>
    </w:p>
    <w:p w14:paraId="23447246" w14:textId="08E418F2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</w:t>
      </w:r>
      <w:r w:rsidRPr="00A73B57">
        <w:lastRenderedPageBreak/>
        <w:t>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A3E96EB" w14:textId="77777777" w:rsidR="00A73B57" w:rsidRDefault="00A73B57" w:rsidP="00A73B57"/>
    <w:p w14:paraId="4D84A596" w14:textId="0DDDC992" w:rsidR="00A73B57" w:rsidRDefault="00A73B57" w:rsidP="00A73B57">
      <w:pPr>
        <w:pStyle w:val="2"/>
      </w:pPr>
      <w:bookmarkStart w:id="10" w:name="_Toc239888214"/>
      <w:r>
        <w:rPr>
          <w:rFonts w:hint="eastAsia"/>
        </w:rPr>
        <w:lastRenderedPageBreak/>
        <w:t>CASE-COMBINED-H2-04</w:t>
      </w:r>
      <w:bookmarkEnd w:id="10"/>
    </w:p>
    <w:p w14:paraId="302A6EE3" w14:textId="099A3601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A73B57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52882F8" w14:textId="77777777" w:rsidR="00A73B57" w:rsidRDefault="00A73B57" w:rsidP="00A73B57"/>
    <w:p w14:paraId="589EEDA3" w14:textId="164253CF" w:rsidR="00A73B57" w:rsidRDefault="00A73B57" w:rsidP="00A73B57">
      <w:pPr>
        <w:pStyle w:val="3"/>
      </w:pPr>
      <w:bookmarkStart w:id="11" w:name="_Toc239888215"/>
      <w:r>
        <w:rPr>
          <w:rFonts w:hint="eastAsia"/>
        </w:rPr>
        <w:t>CASE-COMBINED-H3-04</w:t>
      </w:r>
      <w:bookmarkEnd w:id="11"/>
    </w:p>
    <w:p w14:paraId="55E67F31" w14:textId="0086E553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</w:t>
      </w:r>
      <w:r w:rsidRPr="00A73B57">
        <w:lastRenderedPageBreak/>
        <w:t>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</w:t>
      </w:r>
      <w:r w:rsidRPr="00A73B57">
        <w:lastRenderedPageBreak/>
        <w:t>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7F552E0" w14:textId="77777777" w:rsidR="00A73B57" w:rsidRDefault="00A73B57" w:rsidP="00A73B57"/>
    <w:p w14:paraId="6501E9F1" w14:textId="7FFDE6A4" w:rsidR="00A73B57" w:rsidRDefault="00A73B57" w:rsidP="00CB04D7">
      <w:pPr>
        <w:pStyle w:val="4"/>
      </w:pPr>
      <w:r>
        <w:rPr>
          <w:rFonts w:hint="eastAsia"/>
        </w:rPr>
        <w:t>CASE-COMBINED-H4-04</w:t>
      </w:r>
    </w:p>
    <w:p w14:paraId="6C9D16B4" w14:textId="77777777" w:rsidR="00231E11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</w:t>
      </w:r>
      <w:r w:rsidRPr="00A73B57">
        <w:lastRenderedPageBreak/>
        <w:t>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</w:t>
      </w:r>
      <w:r w:rsidRPr="00A73B57">
        <w:lastRenderedPageBreak/>
        <w:t xml:space="preserve">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</w:t>
      </w:r>
    </w:p>
    <w:p w14:paraId="6A72501E" w14:textId="77777777" w:rsidR="00231E11" w:rsidRDefault="00231E11" w:rsidP="007573BB">
      <w:pPr>
        <w:pStyle w:val="a9"/>
        <w:numPr>
          <w:ilvl w:val="0"/>
          <w:numId w:val="1"/>
        </w:numPr>
      </w:pPr>
      <w:r>
        <w:t>CASE-COMBINED-LIST-01 alpha level</w:t>
      </w:r>
    </w:p>
    <w:p w14:paraId="3E787CF8" w14:textId="77777777" w:rsidR="00231E11" w:rsidRDefault="00231E11" w:rsidP="006315BB">
      <w:pPr>
        <w:pStyle w:val="a9"/>
        <w:numPr>
          <w:ilvl w:val="1"/>
          <w:numId w:val="3"/>
        </w:numPr>
      </w:pPr>
      <w:r>
        <w:t>CASE-COMBINED-LIST-02 beta child</w:t>
      </w:r>
    </w:p>
    <w:p w14:paraId="2F5F096A" w14:textId="77777777" w:rsidR="00231E11" w:rsidRDefault="00231E11" w:rsidP="008B17F0">
      <w:pPr>
        <w:pStyle w:val="a9"/>
        <w:numPr>
          <w:ilvl w:val="2"/>
          <w:numId w:val="3"/>
        </w:numPr>
      </w:pPr>
      <w:r>
        <w:t>CASE-COMBINED-LIST-03 gamma grandchild</w:t>
      </w:r>
    </w:p>
    <w:p w14:paraId="6BF900BF" w14:textId="77777777" w:rsidR="00231E11" w:rsidRDefault="00231E11" w:rsidP="00231E11">
      <w:r>
        <w:t>CASE-COMBINED-LIST-BREAK ordinary paragraph interruption</w:t>
      </w:r>
    </w:p>
    <w:p w14:paraId="4A9E860A" w14:textId="77777777" w:rsidR="00231E11" w:rsidRDefault="00231E11" w:rsidP="00231E11">
      <w:r>
        <w:t>CASE-COMBINED-LIST-04 delta after interruption</w:t>
      </w:r>
    </w:p>
    <w:p w14:paraId="3E8901A1" w14:textId="0220FEEA" w:rsidR="00231E11" w:rsidRDefault="00231E11" w:rsidP="00231E11">
      <w:r>
        <w:t xml:space="preserve">CASE-COMBINED-UNICODE-01 中文 mixed English 20260909 </w:t>
      </w:r>
      <w:r>
        <w:rPr>
          <w:rFonts w:ascii="Apple Color Emoji" w:hAnsi="Apple Color Emoji" w:cs="Apple Color Emoji"/>
        </w:rPr>
        <w:t>😀</w:t>
      </w:r>
      <w:r>
        <w:t xml:space="preserve"> é </w:t>
      </w:r>
      <w:proofErr w:type="spellStart"/>
      <w:r>
        <w:rPr>
          <w:rFonts w:ascii="Kohinoor Devanagari" w:hAnsi="Kohinoor Devanagari" w:cs="Kohinoor Devanagari"/>
        </w:rPr>
        <w:t>अ</w:t>
      </w:r>
      <w:r>
        <w:t>rabic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עברית</w:t>
      </w:r>
      <w:proofErr w:type="spellEnd"/>
      <w:r w:rsidR="00D666C9" w:rsidRPr="00D666C9">
        <w:rPr>
          <w:rFonts w:ascii="Times New Roman" w:hAnsi="Times New Roman" w:cs="Times New Roman"/>
        </w:rPr>
        <w:t xml:space="preserve"> </w:t>
      </w:r>
      <w:proofErr w:type="spellStart"/>
      <w:r w:rsidR="00D666C9" w:rsidRPr="00D666C9">
        <w:rPr>
          <w:rFonts w:ascii="Times New Roman" w:hAnsi="Times New Roman" w:cs="Times New Roman"/>
        </w:rPr>
        <w:t>مرحبا</w:t>
      </w:r>
      <w:proofErr w:type="spellEnd"/>
      <w:r>
        <w:t xml:space="preserve"> tab</w:t>
      </w:r>
      <w:r>
        <w:tab/>
        <w:t xml:space="preserve">end </w:t>
      </w:r>
      <w:r w:rsidR="001C193E" w:rsidRPr="001C193E">
        <w:t xml:space="preserve"> </w:t>
      </w:r>
      <w:r w:rsidR="00DF37D0" w:rsidRPr="00DF37D0">
        <w:t> </w:t>
      </w:r>
      <w:proofErr w:type="spellStart"/>
      <w:r>
        <w:t>nbsp</w:t>
      </w:r>
      <w:proofErr w:type="spellEnd"/>
      <w:r>
        <w:t xml:space="preserve"> © </w:t>
      </w:r>
      <w:r>
        <w:rPr>
          <w:rFonts w:ascii="Segoe UI Symbol" w:hAnsi="Segoe UI Symbol" w:cs="Segoe UI Symbol"/>
        </w:rPr>
        <w:t>✓</w:t>
      </w:r>
    </w:p>
    <w:p w14:paraId="291048B8" w14:textId="401063D6" w:rsidR="00231E11" w:rsidRDefault="00231E11" w:rsidP="00231E11">
      <w:pPr>
        <w:rPr>
          <w:rFonts w:hint="eastAsia"/>
        </w:rPr>
      </w:pPr>
      <w:r w:rsidRPr="00A65A1B">
        <w:t>CASE-COMBINED-RUN-01</w:t>
      </w:r>
      <w:r>
        <w:t xml:space="preserve"> plain </w:t>
      </w:r>
      <w:r w:rsidRPr="00D666C9">
        <w:rPr>
          <w:b/>
          <w:bCs/>
        </w:rPr>
        <w:t>bold</w:t>
      </w:r>
      <w:r>
        <w:t xml:space="preserve"> </w:t>
      </w:r>
      <w:r w:rsidRPr="00D666C9">
        <w:rPr>
          <w:i/>
          <w:iCs/>
        </w:rPr>
        <w:t>italic</w:t>
      </w:r>
      <w:r>
        <w:t xml:space="preserve"> </w:t>
      </w:r>
      <w:r w:rsidRPr="00D666C9">
        <w:rPr>
          <w:u w:val="single"/>
        </w:rPr>
        <w:t>underline</w:t>
      </w:r>
      <w:r>
        <w:t xml:space="preserve"> </w:t>
      </w:r>
      <w:r w:rsidR="00CD62A7">
        <w:br/>
      </w:r>
    </w:p>
    <w:p w14:paraId="64BCEBA3" w14:textId="77777777" w:rsidR="007C7BCB" w:rsidRDefault="00231E11" w:rsidP="00231E11">
      <w:r>
        <w:t>CASE-COMBINED-TABLE-01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B2EC3" w14:paraId="55BACCE0" w14:textId="77777777" w:rsidTr="00DB2EC3">
        <w:tc>
          <w:tcPr>
            <w:tcW w:w="2765" w:type="dxa"/>
          </w:tcPr>
          <w:p w14:paraId="56758575" w14:textId="6528E525" w:rsidR="00DB2EC3" w:rsidRDefault="00DB2EC3" w:rsidP="00231E11">
            <w:r>
              <w:t>Header-A</w:t>
            </w:r>
          </w:p>
        </w:tc>
        <w:tc>
          <w:tcPr>
            <w:tcW w:w="2765" w:type="dxa"/>
          </w:tcPr>
          <w:p w14:paraId="758DBA4F" w14:textId="79A72023" w:rsidR="00DB2EC3" w:rsidRDefault="00DB2EC3" w:rsidP="00231E11">
            <w:r>
              <w:t>Header-B</w:t>
            </w:r>
          </w:p>
        </w:tc>
        <w:tc>
          <w:tcPr>
            <w:tcW w:w="2766" w:type="dxa"/>
          </w:tcPr>
          <w:p w14:paraId="59315C9D" w14:textId="223B83DB" w:rsidR="00DB2EC3" w:rsidRDefault="00DB2EC3" w:rsidP="00231E11">
            <w:r>
              <w:t>Header-C</w:t>
            </w:r>
          </w:p>
        </w:tc>
      </w:tr>
      <w:tr w:rsidR="00DB2EC3" w14:paraId="52469171" w14:textId="77777777" w:rsidTr="00DB2EC3">
        <w:tc>
          <w:tcPr>
            <w:tcW w:w="2765" w:type="dxa"/>
          </w:tcPr>
          <w:p w14:paraId="7A527F0B" w14:textId="0232D78C" w:rsidR="00DB2EC3" w:rsidRDefault="00DB2EC3" w:rsidP="00231E11">
            <w:r>
              <w:t>Cell-2A</w:t>
            </w:r>
          </w:p>
        </w:tc>
        <w:tc>
          <w:tcPr>
            <w:tcW w:w="2765" w:type="dxa"/>
          </w:tcPr>
          <w:p w14:paraId="49E0C8C0" w14:textId="0C02F03C" w:rsidR="00DB2EC3" w:rsidRDefault="00DB2EC3" w:rsidP="00231E11">
            <w:r>
              <w:t>Cell-2B</w:t>
            </w:r>
          </w:p>
        </w:tc>
        <w:tc>
          <w:tcPr>
            <w:tcW w:w="2766" w:type="dxa"/>
          </w:tcPr>
          <w:p w14:paraId="4F823C0D" w14:textId="6CA6225D" w:rsidR="00DB2EC3" w:rsidRDefault="00DB2EC3" w:rsidP="00231E11">
            <w:r>
              <w:t>Cell-2C</w:t>
            </w:r>
          </w:p>
        </w:tc>
      </w:tr>
      <w:tr w:rsidR="00DB2EC3" w14:paraId="17A8E035" w14:textId="77777777" w:rsidTr="00DB2EC3">
        <w:tc>
          <w:tcPr>
            <w:tcW w:w="2765" w:type="dxa"/>
          </w:tcPr>
          <w:p w14:paraId="78468A44" w14:textId="6D327264" w:rsidR="00DB2EC3" w:rsidRDefault="00DB2EC3" w:rsidP="00231E11">
            <w:r>
              <w:t>Cell-3A</w:t>
            </w:r>
          </w:p>
        </w:tc>
        <w:tc>
          <w:tcPr>
            <w:tcW w:w="2765" w:type="dxa"/>
          </w:tcPr>
          <w:p w14:paraId="45335A53" w14:textId="35B7AF07" w:rsidR="00DB2EC3" w:rsidRDefault="00DB2EC3" w:rsidP="00231E11">
            <w:r>
              <w:t>Cell-3B</w:t>
            </w:r>
          </w:p>
        </w:tc>
        <w:tc>
          <w:tcPr>
            <w:tcW w:w="2766" w:type="dxa"/>
          </w:tcPr>
          <w:p w14:paraId="5E1CF326" w14:textId="6C7D3F56" w:rsidR="00DB2EC3" w:rsidRDefault="00DB2EC3" w:rsidP="00231E11">
            <w:pPr>
              <w:rPr>
                <w:rFonts w:hint="eastAsia"/>
              </w:rPr>
            </w:pPr>
            <w:r>
              <w:t>Cell-3C</w:t>
            </w:r>
          </w:p>
        </w:tc>
      </w:tr>
    </w:tbl>
    <w:p w14:paraId="70C27C67" w14:textId="4E105C97" w:rsidR="00231E11" w:rsidRDefault="00231E11" w:rsidP="00231E11">
      <w:pPr>
        <w:rPr>
          <w:rFonts w:hint="eastAsia"/>
        </w:rPr>
      </w:pPr>
      <w:r>
        <w:t xml:space="preserve"> basic anchor</w:t>
      </w:r>
    </w:p>
    <w:p w14:paraId="702B7925" w14:textId="77777777" w:rsidR="00231E11" w:rsidRDefault="00231E11" w:rsidP="00231E11">
      <w:r>
        <w:t>CASE-COMBINED-TABLE-02 merged anchor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014F6" w14:paraId="3BFCA7EE" w14:textId="77777777" w:rsidTr="004014F6">
        <w:tc>
          <w:tcPr>
            <w:tcW w:w="2765" w:type="dxa"/>
            <w:vMerge w:val="restart"/>
          </w:tcPr>
          <w:p w14:paraId="4FBA1C65" w14:textId="34A89A61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V-Merge-Top</w:t>
            </w:r>
          </w:p>
        </w:tc>
        <w:tc>
          <w:tcPr>
            <w:tcW w:w="2765" w:type="dxa"/>
          </w:tcPr>
          <w:p w14:paraId="31E02BE6" w14:textId="67473D9D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R1-B</w:t>
            </w:r>
          </w:p>
        </w:tc>
        <w:tc>
          <w:tcPr>
            <w:tcW w:w="2766" w:type="dxa"/>
          </w:tcPr>
          <w:p w14:paraId="0000DBCB" w14:textId="792D8F1C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R1-C</w:t>
            </w:r>
          </w:p>
        </w:tc>
      </w:tr>
      <w:tr w:rsidR="004014F6" w14:paraId="152CEB1F" w14:textId="77777777" w:rsidTr="004014F6">
        <w:tc>
          <w:tcPr>
            <w:tcW w:w="2765" w:type="dxa"/>
            <w:vMerge/>
          </w:tcPr>
          <w:p w14:paraId="66C31D3E" w14:textId="77777777" w:rsidR="004014F6" w:rsidRDefault="004014F6" w:rsidP="00231E11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6645BB99" w14:textId="39FFF574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R2-B</w:t>
            </w:r>
          </w:p>
        </w:tc>
        <w:tc>
          <w:tcPr>
            <w:tcW w:w="2766" w:type="dxa"/>
          </w:tcPr>
          <w:p w14:paraId="1C3AC1E3" w14:textId="47A6DE70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R2-C</w:t>
            </w:r>
          </w:p>
        </w:tc>
      </w:tr>
      <w:tr w:rsidR="004014F6" w14:paraId="4C37038B" w14:textId="77777777" w:rsidTr="004014F6">
        <w:tc>
          <w:tcPr>
            <w:tcW w:w="2765" w:type="dxa"/>
            <w:vMerge/>
          </w:tcPr>
          <w:p w14:paraId="7744CCF0" w14:textId="77777777" w:rsidR="004014F6" w:rsidRDefault="004014F6" w:rsidP="00231E11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25771ABC" w14:textId="141EBC3B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R3-B</w:t>
            </w:r>
          </w:p>
        </w:tc>
        <w:tc>
          <w:tcPr>
            <w:tcW w:w="2766" w:type="dxa"/>
          </w:tcPr>
          <w:p w14:paraId="65496866" w14:textId="5F84450B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R3-C</w:t>
            </w:r>
          </w:p>
        </w:tc>
      </w:tr>
    </w:tbl>
    <w:p w14:paraId="5EBDCF12" w14:textId="77777777" w:rsidR="008A41F7" w:rsidRDefault="008A41F7" w:rsidP="00231E11">
      <w:pPr>
        <w:rPr>
          <w:rFonts w:hint="eastAsia"/>
        </w:rPr>
      </w:pPr>
    </w:p>
    <w:p w14:paraId="4ED378B3" w14:textId="77777777" w:rsidR="00231E11" w:rsidRDefault="00231E11" w:rsidP="00231E11">
      <w:r>
        <w:lastRenderedPageBreak/>
        <w:t xml:space="preserve">CASE-COMBINED-TABLE-03 </w:t>
      </w:r>
      <w:proofErr w:type="spellStart"/>
      <w:r>
        <w:t>incell</w:t>
      </w:r>
      <w:proofErr w:type="spellEnd"/>
      <w:r>
        <w:t xml:space="preserve"> image anchor</w:t>
      </w:r>
    </w:p>
    <w:tbl>
      <w:tblPr>
        <w:tblStyle w:val="ae"/>
        <w:tblW w:w="0" w:type="auto"/>
        <w:tblInd w:w="425" w:type="dxa"/>
        <w:tblLook w:val="04A0" w:firstRow="1" w:lastRow="0" w:firstColumn="1" w:lastColumn="0" w:noHBand="0" w:noVBand="1"/>
      </w:tblPr>
      <w:tblGrid>
        <w:gridCol w:w="3935"/>
        <w:gridCol w:w="3936"/>
      </w:tblGrid>
      <w:tr w:rsidR="00950AD1" w14:paraId="20B127C7" w14:textId="77777777" w:rsidTr="00950AD1">
        <w:tc>
          <w:tcPr>
            <w:tcW w:w="4148" w:type="dxa"/>
          </w:tcPr>
          <w:p w14:paraId="64F2E51F" w14:textId="77777777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  <w:r>
              <w:rPr>
                <w:rFonts w:hint="eastAsia"/>
              </w:rPr>
              <w:t>CASE-COMBINED-TABLE-03-LIST</w:t>
            </w:r>
          </w:p>
          <w:p w14:paraId="18F2EDB7" w14:textId="77777777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  <w:r>
              <w:rPr>
                <w:rFonts w:hint="eastAsia"/>
              </w:rPr>
              <w:t>1. Alpha</w:t>
            </w:r>
          </w:p>
          <w:p w14:paraId="53B3F2FC" w14:textId="06F88A4F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  <w:r>
              <w:rPr>
                <w:rFonts w:hint="eastAsia"/>
              </w:rPr>
              <w:t>2. Beta</w:t>
            </w:r>
          </w:p>
        </w:tc>
        <w:tc>
          <w:tcPr>
            <w:tcW w:w="4148" w:type="dxa"/>
          </w:tcPr>
          <w:p w14:paraId="397D8DAE" w14:textId="7B830A4F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  <w:r w:rsidRPr="00950AD1">
              <w:drawing>
                <wp:inline distT="0" distB="0" distL="0" distR="0" wp14:anchorId="6D2F7155" wp14:editId="501BB4A7">
                  <wp:extent cx="508000" cy="508000"/>
                  <wp:effectExtent l="0" t="0" r="0" b="0"/>
                  <wp:docPr id="13943482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3482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0AD1" w14:paraId="23EF5685" w14:textId="77777777" w:rsidTr="00950AD1">
        <w:tc>
          <w:tcPr>
            <w:tcW w:w="4148" w:type="dxa"/>
          </w:tcPr>
          <w:p w14:paraId="474FAF6B" w14:textId="77777777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</w:p>
        </w:tc>
        <w:tc>
          <w:tcPr>
            <w:tcW w:w="4148" w:type="dxa"/>
          </w:tcPr>
          <w:p w14:paraId="57098991" w14:textId="77777777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</w:p>
        </w:tc>
      </w:tr>
    </w:tbl>
    <w:p w14:paraId="21CA5966" w14:textId="77777777" w:rsidR="00231E11" w:rsidRDefault="00231E11" w:rsidP="00645B5A">
      <w:pPr>
        <w:pStyle w:val="a9"/>
        <w:numPr>
          <w:ilvl w:val="0"/>
          <w:numId w:val="5"/>
        </w:numPr>
      </w:pPr>
      <w:r>
        <w:t>CASE-COMBINED-TABLE-04 repeated header anchor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151BB" w14:paraId="3BFB83E6" w14:textId="77777777" w:rsidTr="000151BB">
        <w:trPr>
          <w:tblHeader/>
        </w:trPr>
        <w:tc>
          <w:tcPr>
            <w:tcW w:w="4148" w:type="dxa"/>
          </w:tcPr>
          <w:p w14:paraId="015C9351" w14:textId="287ABA5E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Repeat-A</w:t>
            </w:r>
          </w:p>
        </w:tc>
        <w:tc>
          <w:tcPr>
            <w:tcW w:w="4148" w:type="dxa"/>
          </w:tcPr>
          <w:p w14:paraId="578C49E4" w14:textId="66953677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Repeat-B</w:t>
            </w:r>
          </w:p>
        </w:tc>
      </w:tr>
      <w:tr w:rsidR="000151BB" w14:paraId="6BB6AD99" w14:textId="77777777" w:rsidTr="000151BB">
        <w:tc>
          <w:tcPr>
            <w:tcW w:w="4148" w:type="dxa"/>
          </w:tcPr>
          <w:p w14:paraId="3AFFEC37" w14:textId="2F834EA6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R2-A</w:t>
            </w:r>
          </w:p>
        </w:tc>
        <w:tc>
          <w:tcPr>
            <w:tcW w:w="4148" w:type="dxa"/>
          </w:tcPr>
          <w:p w14:paraId="0715D5C5" w14:textId="25B8E8F9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R2-B</w:t>
            </w:r>
          </w:p>
        </w:tc>
      </w:tr>
      <w:tr w:rsidR="000151BB" w14:paraId="70F87A9B" w14:textId="77777777" w:rsidTr="000151BB">
        <w:tc>
          <w:tcPr>
            <w:tcW w:w="4148" w:type="dxa"/>
          </w:tcPr>
          <w:p w14:paraId="5A2EA7EA" w14:textId="0E8C06C6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R3-A</w:t>
            </w:r>
          </w:p>
        </w:tc>
        <w:tc>
          <w:tcPr>
            <w:tcW w:w="4148" w:type="dxa"/>
          </w:tcPr>
          <w:p w14:paraId="4AEC940C" w14:textId="010F272C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R3-B</w:t>
            </w:r>
          </w:p>
        </w:tc>
        <w:proofErr w:type="spellStart"/>
      </w:tr>
      <w:tr w:rsidR="000151BB" w14:paraId="5C53A2DF" w14:textId="77777777" w:rsidTr="000151BB">
        <w:tc>
          <w:tcPr>
            <w:tcW w:w="4148" w:type="dxa"/>
          </w:tcPr>
          <w:p w14:paraId="07847BE1" w14:textId="611B66D8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R4-A</w:t>
            </w:r>
          </w:p>
        </w:tc>
        <w:tc>
          <w:tcPr>
            <w:tcW w:w="4148" w:type="dxa"/>
          </w:tcPr>
          <w:p w14:paraId="00912C0D" w14:textId="2F7B2775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R4-B</w:t>
            </w:r>
          </w:p>
        </w:tc>
      </w:tr>
    </w:tbl>
    <w:p w14:paraId="7052DEA7" w14:textId="6AD466E2" w:rsidR="00A73B57" w:rsidRDefault="00231E11" w:rsidP="00231E11">
      <w:proofErr w:type="spellEnd"/>
      <w:r>
        <w:t xml:space="preserve">CASE-COMBINED-TABLE-05 wide </w:t>
      </w:r>
      <w:proofErr w:type="spellStart"/>
      <w:r>
        <w:t>anchor</w:t>
      </w:r>
      <w:r w:rsidR="00A73B57" w:rsidRPr="00A73B57">
        <w:t>phrase</w:t>
      </w:r>
      <w:proofErr w:type="spellEnd"/>
      <w:r w:rsidR="00A73B57" w:rsidRPr="00A73B57">
        <w:t xml:space="preserve">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2876F4" w14:paraId="67E33175" w14:textId="77777777" w:rsidTr="002876F4">
        <w:tc>
          <w:tcPr>
            <w:tcW w:w="1382" w:type="dxa"/>
          </w:tcPr>
          <w:p w14:paraId="521B50E8" w14:textId="03D0139C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Wide-H-A</w:t>
            </w:r>
          </w:p>
        </w:tc>
        <w:tc>
          <w:tcPr>
            <w:tcW w:w="1382" w:type="dxa"/>
          </w:tcPr>
          <w:p w14:paraId="7CFBAFEA" w14:textId="6C236F8B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Wide-H-B</w:t>
            </w:r>
          </w:p>
        </w:tc>
        <w:tc>
          <w:tcPr>
            <w:tcW w:w="1383" w:type="dxa"/>
          </w:tcPr>
          <w:p w14:paraId="5E98A9D4" w14:textId="09694C1B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Wide-H-C</w:t>
            </w:r>
          </w:p>
        </w:tc>
        <w:tc>
          <w:tcPr>
            <w:tcW w:w="1383" w:type="dxa"/>
          </w:tcPr>
          <w:p w14:paraId="21B81397" w14:textId="02819524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Wide-H-D</w:t>
            </w:r>
          </w:p>
        </w:tc>
        <w:tc>
          <w:tcPr>
            <w:tcW w:w="1383" w:type="dxa"/>
          </w:tcPr>
          <w:p w14:paraId="2DD45F13" w14:textId="59C66799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Wide-H-E</w:t>
            </w:r>
          </w:p>
        </w:tc>
        <w:tc>
          <w:tcPr>
            <w:tcW w:w="1383" w:type="dxa"/>
          </w:tcPr>
          <w:p w14:paraId="47501FDD" w14:textId="57097580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Wide-H-F</w:t>
            </w:r>
          </w:p>
        </w:tc>
      </w:tr>
      <w:tr w:rsidR="002876F4" w14:paraId="5BEFA3D2" w14:textId="77777777" w:rsidTr="002876F4">
        <w:tc>
          <w:tcPr>
            <w:tcW w:w="1382" w:type="dxa"/>
          </w:tcPr>
          <w:p w14:paraId="11ED3CFC" w14:textId="6A3A3440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Wide-R2-A</w:t>
            </w:r>
          </w:p>
        </w:tc>
        <w:tc>
          <w:tcPr>
            <w:tcW w:w="1382" w:type="dxa"/>
          </w:tcPr>
          <w:p w14:paraId="55493D1A" w14:textId="5FC0AAD7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Wide-R2-B</w:t>
            </w:r>
          </w:p>
        </w:tc>
        <w:tc>
          <w:tcPr>
            <w:tcW w:w="1383" w:type="dxa"/>
          </w:tcPr>
          <w:p w14:paraId="75B9F911" w14:textId="77777777" w:rsidR="002876F4" w:rsidRDefault="002876F4" w:rsidP="00934863">
            <w:pPr>
              <w:pStyle w:val="4"/>
              <w:rPr>
                <w:rFonts w:hint="eastAsia"/>
              </w:rPr>
            </w:pPr>
          </w:p>
        </w:tc>
        <w:tc>
          <w:tcPr>
            <w:tcW w:w="1383" w:type="dxa"/>
          </w:tcPr>
          <w:p w14:paraId="7A94ED38" w14:textId="77777777" w:rsidR="002876F4" w:rsidRDefault="002876F4" w:rsidP="00934863">
            <w:pPr>
              <w:pStyle w:val="4"/>
              <w:rPr>
                <w:rFonts w:hint="eastAsia"/>
              </w:rPr>
            </w:pPr>
          </w:p>
        </w:tc>
        <w:tc>
          <w:tcPr>
            <w:tcW w:w="1383" w:type="dxa"/>
          </w:tcPr>
          <w:p w14:paraId="3E5D7AB3" w14:textId="77777777" w:rsidR="002876F4" w:rsidRDefault="002876F4" w:rsidP="00934863">
            <w:pPr>
              <w:pStyle w:val="4"/>
              <w:rPr>
                <w:rFonts w:hint="eastAsia"/>
              </w:rPr>
            </w:pPr>
          </w:p>
        </w:tc>
        <w:tc>
          <w:tcPr>
            <w:tcW w:w="1383" w:type="dxa"/>
          </w:tcPr>
          <w:p w14:paraId="2338FA86" w14:textId="77777777" w:rsidR="002876F4" w:rsidRDefault="002876F4" w:rsidP="00934863">
            <w:pPr>
              <w:pStyle w:val="4"/>
              <w:rPr>
                <w:rFonts w:hint="eastAsia"/>
              </w:rPr>
            </w:pPr>
          </w:p>
        </w:tc>
      </w:tr>
    </w:tbl>
    <w:p w14:paraId="66B35865" w14:textId="77777777" w:rsidR="00970791" w:rsidRDefault="00A73B57" w:rsidP="00934863">
      <w:pPr>
        <w:pStyle w:val="4"/>
        <w:sectPr w:rsidR="00970791">
          <w:headerReference w:type="default" r:id="rId9"/>
          <w:footerReference w:type="even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</w:rPr>
        <w:t>CASE-COMBINED-END</w:t>
      </w:r>
    </w:p>
    <w:p w14:paraId="3F3B502C" w14:textId="77777777" w:rsidR="007739AA" w:rsidRDefault="007739AA" w:rsidP="007739AA">
      <w:pPr>
        <w:pStyle w:val="10"/>
        <w:rPr>
          <w:ins w:id="12" w:author="燚坡 李" w:date="2026-09-09T23:42:00Z" w16du:dateUtc="2026-09-09T15:42:00Z"/>
        </w:rPr>
      </w:pPr>
      <w:bookmarkStart w:id="13" w:name="_Toc239888216"/>
      <w:r w:rsidRPr="007739AA">
        <w:t>CASE-COMBINED-C03-START</w:t>
      </w:r>
      <w:bookmarkEnd w:id="13"/>
    </w:p>
    <w:p w14:paraId="5940BA47" w14:textId="3F975F9D" w:rsidR="00BF61BC" w:rsidRPr="00BF61BC" w:rsidRDefault="00BF61BC" w:rsidP="00BF61BC">
      <w:pPr>
        <w:rPr>
          <w:rFonts w:hint="eastAsia"/>
        </w:rPr>
        <w:pPrChange w:id="14" w:author="燚坡 李" w:date="2026-09-09T23:42:00Z" w16du:dateUtc="2026-09-09T15:42:00Z">
          <w:pPr>
            <w:pStyle w:val="10"/>
          </w:pPr>
        </w:pPrChange>
      </w:pPr>
      <w:ins w:id="15" w:author="燚坡 李" w:date="2026-09-09T23:42:00Z" w16du:dateUtc="2026-09-09T15:42:00Z">
        <w:r>
          <w:rPr>
            <w:rFonts w:hint="eastAsia"/>
          </w:rPr>
          <w:t xml:space="preserve">CASE-COMBINED-C04-PARA-01 CASE-COMBINED-C04-REV-INSERT-01 </w:t>
        </w:r>
        <w:r w:rsidRPr="00BF61BC">
          <w:rPr>
            <w:rFonts w:hint="eastAsia"/>
            <w:b/>
            <w:bCs/>
            <w:i/>
            <w:iCs/>
            <w:u w:val="single"/>
            <w:rPrChange w:id="16" w:author="燚坡 李" w:date="2026-09-09T23:43:00Z" w16du:dateUtc="2026-09-09T15:43:00Z">
              <w:rPr>
                <w:rFonts w:hint="eastAsia"/>
              </w:rPr>
            </w:rPrChange>
          </w:rPr>
          <w:t>CASE-COMBINED-C04-REV-INSERT-02</w:t>
        </w:r>
      </w:ins>
    </w:p>
    <w:p w14:paraId="4E0575CA" w14:textId="77777777" w:rsidR="007739AA" w:rsidRDefault="007739AA" w:rsidP="007739AA">
      <w:pPr>
        <w:pStyle w:val="2"/>
      </w:pPr>
      <w:bookmarkStart w:id="17" w:name="_Toc239888217"/>
      <w:r>
        <w:t>CASE-COMBINED-C03-HEADING-ONE</w:t>
      </w:r>
      <w:bookmarkEnd w:id="17"/>
    </w:p>
    <w:p w14:paraId="7D7ED4A9" w14:textId="0D200D50" w:rsidR="007739AA" w:rsidRDefault="007739AA" w:rsidP="007739AA">
      <w:pPr>
        <w:rPr>
          <w:ins w:id="18" w:author="燚坡 李" w:date="2026-09-09T23:43:00Z" w16du:dateUtc="2026-09-09T15:43:00Z"/>
        </w:rPr>
      </w:pPr>
      <w:del w:id="19" w:author="燚坡 李" w:date="2026-09-09T23:43:00Z" w16du:dateUtc="2026-09-09T15:43:00Z">
        <w:r w:rsidDel="00BF61BC">
          <w:delText xml:space="preserve">C03 section two intro </w:delText>
        </w:r>
      </w:del>
      <w:commentRangeStart w:id="20"/>
      <w:ins w:id="21" w:author="燚坡 李" w:date="2026-09-09T23:43:00Z" w16du:dateUtc="2026-09-09T15:43:00Z">
        <w:r w:rsidR="00BF61BC">
          <w:t>CASE-COMBINED-C04-REV-REPLACED-01</w:t>
        </w:r>
      </w:ins>
      <w:commentRangeEnd w:id="20"/>
      <w:ins w:id="22" w:author="燚坡 李" w:date="2026-09-09T23:44:00Z" w16du:dateUtc="2026-09-09T15:44:00Z">
        <w:r w:rsidR="00BF61BC">
          <w:rPr>
            <w:rStyle w:val="af7"/>
          </w:rPr>
          <w:commentReference w:id="20"/>
        </w:r>
      </w:ins>
      <w:r>
        <w:t xml:space="preserve">for TOC, </w:t>
      </w:r>
      <w:del w:id="23" w:author="燚坡 李" w:date="2026-09-09T23:43:00Z" w16du:dateUtc="2026-09-09T15:43:00Z">
        <w:r w:rsidDel="00BF61BC">
          <w:delText xml:space="preserve">bookmark, hyperlink, </w:delText>
        </w:r>
      </w:del>
      <w:ins w:id="24" w:author="燚坡 李" w:date="2026-09-09T23:43:00Z" w16du:dateUtc="2026-09-09T15:43:00Z">
        <w:r w:rsidR="00BF61BC">
          <w:t>CASE-COMBINED-C04-REV-REPLACED-02</w:t>
        </w:r>
      </w:ins>
      <w:r>
        <w:t>and cross-reference.</w:t>
      </w:r>
    </w:p>
    <w:p w14:paraId="3714BCE3" w14:textId="7C997888" w:rsidR="00BF61BC" w:rsidRDefault="00BF61BC" w:rsidP="00BF61BC">
      <w:pPr>
        <w:pStyle w:val="2"/>
        <w:pPrChange w:id="25" w:author="燚坡 李" w:date="2026-09-09T23:43:00Z" w16du:dateUtc="2026-09-09T15:43:00Z">
          <w:pPr/>
        </w:pPrChange>
      </w:pPr>
      <w:commentRangeStart w:id="26"/>
      <w:ins w:id="27" w:author="燚坡 李" w:date="2026-09-09T23:43:00Z" w16du:dateUtc="2026-09-09T15:43:00Z">
        <w:r>
          <w:lastRenderedPageBreak/>
          <w:t>CASE-COMBINED-C04-TOC-ENTRY</w:t>
        </w:r>
      </w:ins>
      <w:commentRangeEnd w:id="26"/>
      <w:ins w:id="28" w:author="燚坡 李" w:date="2026-09-09T23:45:00Z" w16du:dateUtc="2026-09-09T15:45:00Z">
        <w:r>
          <w:rPr>
            <w:rStyle w:val="af7"/>
            <w:rFonts w:asciiTheme="minorHAnsi" w:eastAsiaTheme="minorEastAsia" w:hAnsiTheme="minorHAnsi" w:cstheme="minorBidi"/>
            <w:color w:val="auto"/>
          </w:rPr>
          <w:commentReference w:id="26"/>
        </w:r>
      </w:ins>
      <w:ins w:id="29" w:author="燚坡 李" w:date="2026-09-09T23:43:00Z" w16du:dateUtc="2026-09-09T15:43:00Z">
        <w:r>
          <w:tab/>
          <w:t>CASE-COMBINED-C04-TAB-01</w:t>
        </w:r>
      </w:ins>
      <w:ins w:id="30" w:author="燚坡 李" w:date="2026-09-09T23:44:00Z" w16du:dateUtc="2026-09-09T15:44:00Z">
        <w:r>
          <w:br/>
        </w:r>
        <w:r w:rsidRPr="00BF61BC">
          <w:rPr>
            <w:b/>
            <w:bCs/>
            <w:rPrChange w:id="31" w:author="燚坡 李" w:date="2026-09-09T23:44:00Z" w16du:dateUtc="2026-09-09T15:44:00Z">
              <w:rPr/>
            </w:rPrChange>
          </w:rPr>
          <w:t>CASE-COMBINED-C04-BREAK-01</w:t>
        </w:r>
      </w:ins>
    </w:p>
    <w:p w14:paraId="42A62AF7" w14:textId="77777777" w:rsidR="007739AA" w:rsidRDefault="007739AA" w:rsidP="007739AA">
      <w:pPr>
        <w:pStyle w:val="2"/>
      </w:pPr>
      <w:bookmarkStart w:id="32" w:name="_Toc239888218"/>
      <w:r>
        <w:t>CASE-COMBINED-C03-HEADING-TWO</w:t>
      </w:r>
      <w:bookmarkEnd w:id="32"/>
    </w:p>
    <w:p w14:paraId="7C8F7CE6" w14:textId="77777777" w:rsidR="007739AA" w:rsidRDefault="007739AA" w:rsidP="007739AA">
      <w:bookmarkStart w:id="33" w:name="CASE_COMBINED_BOOKMARK"/>
      <w:r>
        <w:t>CASE-COMBINED-C03-BOOKMARK-TARGET</w:t>
      </w:r>
      <w:bookmarkEnd w:id="33"/>
    </w:p>
    <w:p w14:paraId="3D933F19" w14:textId="6C72CA29" w:rsidR="007739AA" w:rsidRDefault="00F038A9" w:rsidP="007739AA">
      <w:hyperlink r:id="rId16" w:history="1">
        <w:r w:rsidR="007739AA" w:rsidRPr="00F038A9">
          <w:rPr>
            <w:rStyle w:val="af"/>
          </w:rPr>
          <w:t>CASE-COMBINED-C03-EXTERNAL-LINK</w:t>
        </w:r>
      </w:hyperlink>
    </w:p>
    <w:p w14:paraId="1AFECF60" w14:textId="78EC07D0" w:rsidR="007739AA" w:rsidRDefault="007739AA" w:rsidP="007739AA">
      <w:r>
        <w:t>CASE-COMBINED-C03-CROSS-REFERENCE</w:t>
      </w:r>
      <w:r w:rsidR="00604ED5" w:rsidRPr="00604ED5">
        <w:t>:</w:t>
      </w:r>
      <w:r w:rsidR="00604ED5">
        <w:fldChar w:fldCharType="begin"/>
      </w:r>
      <w:r w:rsidR="00604ED5">
        <w:instrText xml:space="preserve"> REF CASE_COMBINED_BOOKMARK \h </w:instrText>
      </w:r>
      <w:r w:rsidR="00604ED5">
        <w:fldChar w:fldCharType="separate"/>
      </w:r>
      <w:r w:rsidR="00604ED5">
        <w:t>CASE-COMBINED-C03-BOOKMARK-TARGET</w:t>
      </w:r>
      <w:r w:rsidR="00604ED5">
        <w:fldChar w:fldCharType="end"/>
      </w:r>
    </w:p>
    <w:p w14:paraId="59019E81" w14:textId="77777777" w:rsidR="00FC288F" w:rsidRPr="00A73B57" w:rsidRDefault="007739AA" w:rsidP="007739AA">
      <w:pPr>
        <w:rPr>
          <w:rFonts w:hint="eastAsia"/>
        </w:rPr>
      </w:pPr>
      <w:r>
        <w:t>CASE-COMBINED-C03-TOC</w:t>
      </w:r>
    </w:p>
    <w:sdt>
      <w:sdtPr>
        <w:rPr>
          <w:lang w:val="zh-CN"/>
        </w:rPr>
        <w:id w:val="166265809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val="en-US"/>
          <w14:ligatures w14:val="standardContextual"/>
        </w:rPr>
      </w:sdtEndPr>
      <w:sdtContent>
        <w:p w14:paraId="2E2AA663" w14:textId="680561FE" w:rsidR="00FC288F" w:rsidRDefault="00FC288F">
          <w:pPr>
            <w:pStyle w:val="TOC"/>
          </w:pPr>
          <w:r>
            <w:rPr>
              <w:lang w:val="zh-CN"/>
            </w:rPr>
            <w:t>目录</w:t>
          </w:r>
        </w:p>
        <w:p w14:paraId="2DA1BD3B" w14:textId="6F222D67" w:rsidR="00FC288F" w:rsidRDefault="00FC288F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9888204" w:history="1">
            <w:r w:rsidRPr="006F3D11">
              <w:rPr>
                <w:rStyle w:val="af"/>
                <w:noProof/>
              </w:rPr>
              <w:t>CASE-COMBINED-H1-01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548BE" w14:textId="3B57E0A6" w:rsidR="00FC288F" w:rsidRDefault="00FC288F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9888205" w:history="1">
            <w:r w:rsidRPr="006F3D11">
              <w:rPr>
                <w:rStyle w:val="af"/>
                <w:noProof/>
              </w:rPr>
              <w:t>CASE-COMBINED-H1-02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45F5D" w14:textId="2A266A97" w:rsidR="00FC288F" w:rsidRDefault="00FC288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9888206" w:history="1">
            <w:r w:rsidRPr="006F3D11">
              <w:rPr>
                <w:rStyle w:val="af"/>
                <w:noProof/>
              </w:rPr>
              <w:t>CASE-COMBINED-H2-01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B516B" w14:textId="41229D6B" w:rsidR="00FC288F" w:rsidRDefault="00FC288F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39888207" w:history="1">
            <w:r w:rsidRPr="006F3D11">
              <w:rPr>
                <w:rStyle w:val="af"/>
                <w:noProof/>
              </w:rPr>
              <w:t>CASE-COMBINED-H3-01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F5F86" w14:textId="15B27AFD" w:rsidR="00FC288F" w:rsidRDefault="00FC288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9888208" w:history="1">
            <w:r w:rsidRPr="006F3D11">
              <w:rPr>
                <w:rStyle w:val="af"/>
                <w:noProof/>
              </w:rPr>
              <w:t>CASE-COMBINED-H2-02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04F80" w14:textId="526261C0" w:rsidR="00FC288F" w:rsidRDefault="00FC288F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39888209" w:history="1">
            <w:r w:rsidRPr="006F3D11">
              <w:rPr>
                <w:rStyle w:val="af"/>
                <w:noProof/>
              </w:rPr>
              <w:t>CASE-COMBINED-H3-02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6C7B5" w14:textId="5621E540" w:rsidR="00FC288F" w:rsidRDefault="00FC288F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9888210" w:history="1">
            <w:r w:rsidRPr="006F3D11">
              <w:rPr>
                <w:rStyle w:val="af"/>
                <w:noProof/>
              </w:rPr>
              <w:t>CASE-COMBINED-H1-03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814EF" w14:textId="4BF83801" w:rsidR="00FC288F" w:rsidRDefault="00FC288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9888211" w:history="1">
            <w:r w:rsidRPr="006F3D11">
              <w:rPr>
                <w:rStyle w:val="af"/>
                <w:noProof/>
              </w:rPr>
              <w:t>CASE-COMBINED-H2-03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81F24" w14:textId="0E5F79AB" w:rsidR="00FC288F" w:rsidRDefault="00FC288F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39888212" w:history="1">
            <w:r w:rsidRPr="006F3D11">
              <w:rPr>
                <w:rStyle w:val="af"/>
                <w:noProof/>
              </w:rPr>
              <w:t>CASE-COMBINED-H3-03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F8DC1" w14:textId="32A1BECB" w:rsidR="00FC288F" w:rsidRDefault="00FC288F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9888213" w:history="1">
            <w:r w:rsidRPr="006F3D11">
              <w:rPr>
                <w:rStyle w:val="af"/>
                <w:noProof/>
              </w:rPr>
              <w:t>CASE-COMBINED-H1-04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E119D" w14:textId="4FB729AF" w:rsidR="00FC288F" w:rsidRDefault="00FC288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9888214" w:history="1">
            <w:r w:rsidRPr="006F3D11">
              <w:rPr>
                <w:rStyle w:val="af"/>
                <w:noProof/>
              </w:rPr>
              <w:t>CASE-COMBINED-H2-04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6681C" w14:textId="2E290CAE" w:rsidR="00FC288F" w:rsidRDefault="00FC288F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39888215" w:history="1">
            <w:r w:rsidRPr="006F3D11">
              <w:rPr>
                <w:rStyle w:val="af"/>
                <w:noProof/>
              </w:rPr>
              <w:t>CASE-COMBINED-H3-04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4DD3B" w14:textId="3FD06563" w:rsidR="00FC288F" w:rsidRDefault="00FC288F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9888216" w:history="1">
            <w:r w:rsidRPr="006F3D11">
              <w:rPr>
                <w:rStyle w:val="af"/>
                <w:noProof/>
              </w:rPr>
              <w:t>CASE-COMBINED-C03-START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7D8DB" w14:textId="5E706702" w:rsidR="00FC288F" w:rsidRDefault="00FC288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9888217" w:history="1">
            <w:r w:rsidRPr="006F3D11">
              <w:rPr>
                <w:rStyle w:val="af"/>
                <w:noProof/>
              </w:rPr>
              <w:t>CASE-COMBINED-C03-HEADING-ONE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71AC9" w14:textId="61C18C57" w:rsidR="00FC288F" w:rsidRDefault="00FC288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9888218" w:history="1">
            <w:r w:rsidRPr="006F3D11">
              <w:rPr>
                <w:rStyle w:val="af"/>
                <w:noProof/>
              </w:rPr>
              <w:t>CASE-COMBINED-C03-HEADING-TWO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DF08B" w14:textId="5931D6AC" w:rsidR="00FC288F" w:rsidRDefault="00FC288F">
          <w:r>
            <w:rPr>
              <w:b/>
              <w:bCs/>
              <w:noProof/>
            </w:rPr>
            <w:fldChar w:fldCharType="end"/>
          </w:r>
        </w:p>
      </w:sdtContent>
    </w:sdt>
    <w:p w14:paraId="5308D42B" w14:textId="77777777" w:rsidR="007C53A9" w:rsidRDefault="007C53A9" w:rsidP="007739AA">
      <w:pPr>
        <w:sectPr w:rsidR="007C53A9" w:rsidSect="00970791">
          <w:headerReference w:type="default" r:id="rId17"/>
          <w:footerReference w:type="default" r:id="rId18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AA84EA3" w14:textId="633B099C" w:rsidR="00A73B57" w:rsidRPr="00A73B57" w:rsidRDefault="0085286F" w:rsidP="007739AA">
      <w:pPr>
        <w:rPr>
          <w:rFonts w:hint="eastAsia"/>
        </w:rPr>
      </w:pPr>
      <w:r w:rsidRPr="0085286F">
        <w:lastRenderedPageBreak/>
        <w:t>CASE-COMBINED-C03-SECTION3</w:t>
      </w:r>
    </w:p>
    <w:sectPr w:rsidR="00A73B57" w:rsidRPr="00A73B57" w:rsidSect="00C72345">
      <w:headerReference w:type="default" r:id="rId19"/>
      <w:footerReference w:type="default" r:id="rId20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0" w:author="燚坡 李" w:date="2026-09-09T23:44:00Z" w:initials="燚李">
    <w:p w14:paraId="2CAE46AC" w14:textId="32B985A4" w:rsidR="00BF61BC" w:rsidRDefault="00BF61BC">
      <w:pPr>
        <w:pStyle w:val="af8"/>
      </w:pPr>
      <w:r>
        <w:rPr>
          <w:rStyle w:val="af7"/>
        </w:rPr>
        <w:annotationRef/>
      </w:r>
      <w:r w:rsidR="001A40EC" w:rsidRPr="001A40EC">
        <w:t>CASE-COMBINED-C04-COMMENT-01</w:t>
      </w:r>
    </w:p>
  </w:comment>
  <w:comment w:id="26" w:author="燚坡 李" w:date="2026-09-09T23:45:00Z" w:initials="燚李">
    <w:p w14:paraId="095C7A5F" w14:textId="53381D8A" w:rsidR="00BF61BC" w:rsidRDefault="00BF61BC">
      <w:pPr>
        <w:pStyle w:val="af8"/>
      </w:pPr>
      <w:r>
        <w:rPr>
          <w:rStyle w:val="af7"/>
        </w:rPr>
        <w:annotationRef/>
      </w:r>
      <w:r w:rsidR="00D17DF6" w:rsidRPr="00D17DF6">
        <w:t>CASE-COMBINED-C04-COMMENT-02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CAE46AC" w15:done="0"/>
  <w15:commentEx w15:paraId="095C7A5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FBA8E12" w16cex:dateUtc="2026-09-09T15:44:00Z"/>
  <w16cex:commentExtensible w16cex:durableId="2FFDB960" w16cex:dateUtc="2026-09-09T15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CAE46AC" w16cid:durableId="1FBA8E12"/>
  <w16cid:commentId w16cid:paraId="095C7A5F" w16cid:durableId="2FFDB96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70DC00" w14:textId="77777777" w:rsidR="00BA58C8" w:rsidRDefault="00BA58C8" w:rsidP="00C35173">
      <w:pPr>
        <w:spacing w:after="0" w:line="240" w:lineRule="auto"/>
      </w:pPr>
      <w:r>
        <w:separator/>
      </w:r>
    </w:p>
  </w:endnote>
  <w:endnote w:type="continuationSeparator" w:id="0">
    <w:p w14:paraId="0702D2B5" w14:textId="77777777" w:rsidR="00BA58C8" w:rsidRDefault="00BA58C8" w:rsidP="00C35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Kohinoor Devanagari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5"/>
      </w:rPr>
      <w:id w:val="-1479838181"/>
      <w:docPartObj>
        <w:docPartGallery w:val="Page Numbers (Bottom of Page)"/>
        <w:docPartUnique/>
      </w:docPartObj>
    </w:sdtPr>
    <w:sdtContent>
      <w:p w14:paraId="0212A4C6" w14:textId="043A83FC" w:rsidR="007427DD" w:rsidRDefault="007427DD" w:rsidP="005E2A4A">
        <w:pPr>
          <w:pStyle w:val="af3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541FB896" w14:textId="77777777" w:rsidR="00C35173" w:rsidRDefault="00C35173" w:rsidP="007427DD">
    <w:pPr>
      <w:pStyle w:val="af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1576D5" w14:textId="25E02FFE" w:rsidR="00C35173" w:rsidRDefault="00234B9B">
    <w:pPr>
      <w:pStyle w:val="af3"/>
    </w:pPr>
    <w:r w:rsidRPr="00234B9B">
      <w:t>CASE-COMBINED-C03-FOOTER-S1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573526" w14:textId="6FF0D421" w:rsidR="00423FB1" w:rsidRPr="00423FB1" w:rsidRDefault="00423FB1" w:rsidP="00423FB1">
    <w:pPr>
      <w:pStyle w:val="af3"/>
    </w:pPr>
    <w:r w:rsidRPr="00423FB1">
      <w:t>CASE-COMBINED-C03-FOOTER-S2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5"/>
      </w:rPr>
      <w:id w:val="1159261746"/>
      <w:docPartObj>
        <w:docPartGallery w:val="Page Numbers (Bottom of Page)"/>
        <w:docPartUnique/>
      </w:docPartObj>
    </w:sdtPr>
    <w:sdtContent>
      <w:p w14:paraId="2655FFEE" w14:textId="660B0E4B" w:rsidR="007427DD" w:rsidRDefault="007427DD" w:rsidP="005E2A4A">
        <w:pPr>
          <w:pStyle w:val="af3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33</w:t>
        </w:r>
        <w:r>
          <w:rPr>
            <w:rStyle w:val="af5"/>
          </w:rPr>
          <w:fldChar w:fldCharType="end"/>
        </w:r>
      </w:p>
    </w:sdtContent>
  </w:sdt>
  <w:p w14:paraId="65945D9F" w14:textId="35AE6DB2" w:rsidR="00BF1D5E" w:rsidRPr="00BF1D5E" w:rsidRDefault="00BF1D5E" w:rsidP="007427DD">
    <w:pPr>
      <w:pStyle w:val="af3"/>
      <w:ind w:right="360"/>
    </w:pPr>
    <w:r w:rsidRPr="00BF1D5E">
      <w:t>CASE-COMBINED-C03-FOOTER-S3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1368BD" w14:textId="77777777" w:rsidR="00BA58C8" w:rsidRDefault="00BA58C8" w:rsidP="00C35173">
      <w:pPr>
        <w:spacing w:after="0" w:line="240" w:lineRule="auto"/>
      </w:pPr>
      <w:r>
        <w:separator/>
      </w:r>
    </w:p>
  </w:footnote>
  <w:footnote w:type="continuationSeparator" w:id="0">
    <w:p w14:paraId="3D685245" w14:textId="77777777" w:rsidR="00BA58C8" w:rsidRDefault="00BA58C8" w:rsidP="00C351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E987C4" w14:textId="47D04BB7" w:rsidR="00C35173" w:rsidRDefault="00C35173">
    <w:pPr>
      <w:pStyle w:val="af1"/>
    </w:pPr>
    <w:r w:rsidRPr="00C35173">
      <w:t>CASE-COMBINED-C03-HEADER-S1</w:t>
    </w:r>
  </w:p>
  <w:p w14:paraId="1FA498BD" w14:textId="77777777" w:rsidR="00C35173" w:rsidRDefault="00C35173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4C4E30" w14:textId="75D7E739" w:rsidR="00C31073" w:rsidRPr="00C31073" w:rsidRDefault="00C31073" w:rsidP="00C31073">
    <w:pPr>
      <w:pStyle w:val="af1"/>
    </w:pPr>
    <w:r w:rsidRPr="00C31073">
      <w:t>CASE-COMBINED-C03-HEADER-S2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CD7CBB" w14:textId="3CBD02BF" w:rsidR="00065437" w:rsidRPr="00065437" w:rsidRDefault="00065437" w:rsidP="00065437">
    <w:pPr>
      <w:pStyle w:val="af1"/>
    </w:pPr>
    <w:r w:rsidRPr="00065437">
      <w:t>CASE-COMBINED-C03-HEADER-S3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B7011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9851504"/>
    <w:multiLevelType w:val="hybridMultilevel"/>
    <w:tmpl w:val="D01E94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062252"/>
    <w:multiLevelType w:val="hybridMultilevel"/>
    <w:tmpl w:val="9B96758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E77656C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5C8E06C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837885901">
    <w:abstractNumId w:val="1"/>
  </w:num>
  <w:num w:numId="2" w16cid:durableId="1234849514">
    <w:abstractNumId w:val="2"/>
  </w:num>
  <w:num w:numId="3" w16cid:durableId="339162100">
    <w:abstractNumId w:val="4"/>
  </w:num>
  <w:num w:numId="4" w16cid:durableId="880244484">
    <w:abstractNumId w:val="3"/>
  </w:num>
  <w:num w:numId="5" w16cid:durableId="39343402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燚坡 李">
    <w15:presenceInfo w15:providerId="Windows Live" w15:userId="5a51a80b17e09bf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trackRevisions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27"/>
    <w:rsid w:val="000151BB"/>
    <w:rsid w:val="00065437"/>
    <w:rsid w:val="000C0685"/>
    <w:rsid w:val="000C5D8E"/>
    <w:rsid w:val="00180C15"/>
    <w:rsid w:val="001A40EC"/>
    <w:rsid w:val="001C193E"/>
    <w:rsid w:val="00231E11"/>
    <w:rsid w:val="00234B9B"/>
    <w:rsid w:val="002876F4"/>
    <w:rsid w:val="004014F6"/>
    <w:rsid w:val="00423FB1"/>
    <w:rsid w:val="0045481E"/>
    <w:rsid w:val="00467234"/>
    <w:rsid w:val="004E6A27"/>
    <w:rsid w:val="005B1626"/>
    <w:rsid w:val="00604ED5"/>
    <w:rsid w:val="006315BB"/>
    <w:rsid w:val="00632EB8"/>
    <w:rsid w:val="00645B5A"/>
    <w:rsid w:val="006B4EFF"/>
    <w:rsid w:val="007427DD"/>
    <w:rsid w:val="007573BB"/>
    <w:rsid w:val="007739AA"/>
    <w:rsid w:val="007C4014"/>
    <w:rsid w:val="007C53A9"/>
    <w:rsid w:val="007C7BCB"/>
    <w:rsid w:val="007D48E7"/>
    <w:rsid w:val="007D699F"/>
    <w:rsid w:val="0085286F"/>
    <w:rsid w:val="008A41F7"/>
    <w:rsid w:val="008B17F0"/>
    <w:rsid w:val="008F6D9C"/>
    <w:rsid w:val="009258D5"/>
    <w:rsid w:val="00934863"/>
    <w:rsid w:val="00950AD1"/>
    <w:rsid w:val="00970791"/>
    <w:rsid w:val="009E08CB"/>
    <w:rsid w:val="00A2693B"/>
    <w:rsid w:val="00A65A1B"/>
    <w:rsid w:val="00A73B57"/>
    <w:rsid w:val="00BA2E4E"/>
    <w:rsid w:val="00BA58C8"/>
    <w:rsid w:val="00BF1D5E"/>
    <w:rsid w:val="00BF61BC"/>
    <w:rsid w:val="00C31073"/>
    <w:rsid w:val="00C35173"/>
    <w:rsid w:val="00C72345"/>
    <w:rsid w:val="00CB04D7"/>
    <w:rsid w:val="00CD62A7"/>
    <w:rsid w:val="00D17DF6"/>
    <w:rsid w:val="00D666C9"/>
    <w:rsid w:val="00DB2EC3"/>
    <w:rsid w:val="00DF37D0"/>
    <w:rsid w:val="00E76D3D"/>
    <w:rsid w:val="00F038A9"/>
    <w:rsid w:val="00FC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A5B11"/>
  <w15:chartTrackingRefBased/>
  <w15:docId w15:val="{8B6E4851-2EEB-2742-8E08-853E1C74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4E6A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E6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E6A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E6A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A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A2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A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A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A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E6A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A2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6A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A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A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A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A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A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A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A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A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A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A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6A27"/>
    <w:rPr>
      <w:b/>
      <w:bCs/>
      <w:smallCaps/>
      <w:color w:val="2F5496" w:themeColor="accent1" w:themeShade="BF"/>
      <w:spacing w:val="5"/>
    </w:rPr>
  </w:style>
  <w:style w:type="numbering" w:customStyle="1" w:styleId="1">
    <w:name w:val="当前列表1"/>
    <w:uiPriority w:val="99"/>
    <w:rsid w:val="006315BB"/>
    <w:pPr>
      <w:numPr>
        <w:numId w:val="4"/>
      </w:numPr>
    </w:pPr>
  </w:style>
  <w:style w:type="table" w:styleId="ae">
    <w:name w:val="Table Grid"/>
    <w:basedOn w:val="a1"/>
    <w:uiPriority w:val="39"/>
    <w:rsid w:val="00DB2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0"/>
    <w:next w:val="a"/>
    <w:uiPriority w:val="39"/>
    <w:unhideWhenUsed/>
    <w:qFormat/>
    <w:rsid w:val="00FC288F"/>
    <w:pPr>
      <w:widowControl/>
      <w:spacing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FC288F"/>
    <w:pPr>
      <w:spacing w:before="360" w:after="360"/>
    </w:pPr>
    <w:rPr>
      <w:rFonts w:eastAsiaTheme="minorHAnsi"/>
      <w:b/>
      <w:bCs/>
      <w:caps/>
      <w:szCs w:val="22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FC288F"/>
    <w:pPr>
      <w:spacing w:after="0"/>
    </w:pPr>
    <w:rPr>
      <w:rFonts w:eastAsiaTheme="minorHAnsi"/>
      <w:b/>
      <w:bCs/>
      <w:smallCaps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FC288F"/>
    <w:pPr>
      <w:spacing w:after="0"/>
    </w:pPr>
    <w:rPr>
      <w:rFonts w:eastAsiaTheme="minorHAnsi"/>
      <w:smallCaps/>
      <w:szCs w:val="22"/>
    </w:rPr>
  </w:style>
  <w:style w:type="character" w:styleId="af">
    <w:name w:val="Hyperlink"/>
    <w:basedOn w:val="a0"/>
    <w:uiPriority w:val="99"/>
    <w:unhideWhenUsed/>
    <w:rsid w:val="00FC288F"/>
    <w:rPr>
      <w:color w:val="0563C1" w:themeColor="hyperlink"/>
      <w:u w:val="single"/>
    </w:rPr>
  </w:style>
  <w:style w:type="paragraph" w:styleId="TOC4">
    <w:name w:val="toc 4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paragraph" w:styleId="TOC5">
    <w:name w:val="toc 5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paragraph" w:styleId="TOC6">
    <w:name w:val="toc 6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paragraph" w:styleId="TOC7">
    <w:name w:val="toc 7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paragraph" w:styleId="TOC8">
    <w:name w:val="toc 8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paragraph" w:styleId="TOC9">
    <w:name w:val="toc 9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character" w:styleId="af0">
    <w:name w:val="Unresolved Mention"/>
    <w:basedOn w:val="a0"/>
    <w:uiPriority w:val="99"/>
    <w:semiHidden/>
    <w:unhideWhenUsed/>
    <w:rsid w:val="00F038A9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C3517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35173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3517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35173"/>
    <w:rPr>
      <w:sz w:val="18"/>
      <w:szCs w:val="18"/>
    </w:rPr>
  </w:style>
  <w:style w:type="character" w:styleId="af5">
    <w:name w:val="page number"/>
    <w:basedOn w:val="a0"/>
    <w:uiPriority w:val="99"/>
    <w:semiHidden/>
    <w:unhideWhenUsed/>
    <w:rsid w:val="007427DD"/>
  </w:style>
  <w:style w:type="paragraph" w:styleId="af6">
    <w:name w:val="Revision"/>
    <w:hidden/>
    <w:uiPriority w:val="99"/>
    <w:semiHidden/>
    <w:rsid w:val="00BF61BC"/>
    <w:pPr>
      <w:spacing w:after="0" w:line="240" w:lineRule="auto"/>
    </w:pPr>
  </w:style>
  <w:style w:type="character" w:styleId="af7">
    <w:name w:val="annotation reference"/>
    <w:basedOn w:val="a0"/>
    <w:uiPriority w:val="99"/>
    <w:semiHidden/>
    <w:unhideWhenUsed/>
    <w:rsid w:val="00BF61BC"/>
    <w:rPr>
      <w:sz w:val="21"/>
      <w:szCs w:val="21"/>
    </w:rPr>
  </w:style>
  <w:style w:type="paragraph" w:styleId="af8">
    <w:name w:val="annotation text"/>
    <w:basedOn w:val="a"/>
    <w:link w:val="af9"/>
    <w:uiPriority w:val="99"/>
    <w:semiHidden/>
    <w:unhideWhenUsed/>
    <w:rsid w:val="00BF61BC"/>
  </w:style>
  <w:style w:type="character" w:customStyle="1" w:styleId="af9">
    <w:name w:val="批注文字 字符"/>
    <w:basedOn w:val="a0"/>
    <w:link w:val="af8"/>
    <w:uiPriority w:val="99"/>
    <w:semiHidden/>
    <w:rsid w:val="00BF61BC"/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BF61BC"/>
    <w:rPr>
      <w:b/>
      <w:bCs/>
    </w:rPr>
  </w:style>
  <w:style w:type="character" w:customStyle="1" w:styleId="afb">
    <w:name w:val="批注主题 字符"/>
    <w:basedOn w:val="af9"/>
    <w:link w:val="afa"/>
    <w:uiPriority w:val="99"/>
    <w:semiHidden/>
    <w:rsid w:val="00BF61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commentsExtended" Target="commentsExtended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example.com/rswordparser" TargetMode="Externa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6/09/relationships/commentsIds" Target="commentsIds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DD3742-1F3B-E646-827F-B94C0170C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34</Pages>
  <Words>7592</Words>
  <Characters>43279</Characters>
  <Application>Microsoft Office Word</Application>
  <DocSecurity>0</DocSecurity>
  <Lines>360</Lines>
  <Paragraphs>101</Paragraphs>
  <ScaleCrop>false</ScaleCrop>
  <Company/>
  <LinksUpToDate>false</LinksUpToDate>
  <CharactersWithSpaces>50770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9</cp:revision>
  <dcterms:created xsi:type="dcterms:W3CDTF">2026-09-09T15:41:00Z</dcterms:created>
  <dcterms:modified xsi:type="dcterms:W3CDTF">2026-09-09T15:52:00Z</dcterms:modified>
</cp:coreProperties>
</file>