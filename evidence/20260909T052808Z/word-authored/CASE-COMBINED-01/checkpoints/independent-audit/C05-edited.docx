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92FA" w14:textId="77777777" w:rsidR="004E6A27" w:rsidRDefault="004E6A27">
      <w:r w:rsidRPr="004E6A27">
        <w:t xml:space="preserve">AUDIT-C05-EDIT CASE-COMBINED-00</w:t>
      </w:r>
    </w:p>
    <w:p w14:paraId="15D26FD0" w14:textId="7E31138A" w:rsidR="00180C15" w:rsidRDefault="00180C15" w:rsidP="00180C15">
      <w:pPr>
        <w:pStyle w:val="10"/>
      </w:pPr>
      <w:bookmarkStart w:id="0" w:name="_Toc239890642"/>
      <w:r>
        <w:rPr>
          <w:rFonts w:hint="eastAsia"/>
        </w:rPr>
        <w:t>CASE-COMBINED-H1-01</w:t>
      </w:r>
      <w:bookmarkEnd w:id="0"/>
    </w:p>
    <w:p w14:paraId="494A6526" w14:textId="3DB9A8A0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180C15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C55BF8F" w14:textId="4907474D" w:rsidR="00180C15" w:rsidRDefault="00180C15" w:rsidP="00180C15">
      <w:pPr>
        <w:pStyle w:val="10"/>
      </w:pPr>
      <w:bookmarkStart w:id="1" w:name="_Toc239890643"/>
      <w:r>
        <w:rPr>
          <w:rFonts w:hint="eastAsia"/>
        </w:rPr>
        <w:lastRenderedPageBreak/>
        <w:t>CASE-COMBINED-H1-02</w:t>
      </w:r>
      <w:bookmarkEnd w:id="1"/>
    </w:p>
    <w:p w14:paraId="3C242F64" w14:textId="79F9EE94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</w:t>
      </w:r>
      <w:r w:rsidRPr="00180C15">
        <w:lastRenderedPageBreak/>
        <w:t>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CE983A3" w14:textId="15E5D5A6" w:rsidR="00180C15" w:rsidRDefault="00180C15" w:rsidP="00180C15">
      <w:pPr>
        <w:pStyle w:val="2"/>
      </w:pPr>
      <w:bookmarkStart w:id="2" w:name="_Toc239890644"/>
      <w:r>
        <w:rPr>
          <w:rFonts w:hint="eastAsia"/>
        </w:rPr>
        <w:t>CASE-COMBINED-H2-01</w:t>
      </w:r>
      <w:bookmarkEnd w:id="2"/>
    </w:p>
    <w:p w14:paraId="3D15362D" w14:textId="5C408C8C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180C15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180C15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CB5683" w14:textId="391BDA0C" w:rsidR="00180C15" w:rsidRDefault="00180C15" w:rsidP="00180C15">
      <w:pPr>
        <w:pStyle w:val="3"/>
      </w:pPr>
      <w:bookmarkStart w:id="3" w:name="_Toc239890645"/>
      <w:r>
        <w:rPr>
          <w:rFonts w:hint="eastAsia"/>
        </w:rPr>
        <w:t>CASE-COMBINED-H3-01</w:t>
      </w:r>
      <w:bookmarkEnd w:id="3"/>
    </w:p>
    <w:p w14:paraId="05CD33F6" w14:textId="7C924816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180C15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335FDB8" w14:textId="698A0CA9" w:rsidR="00180C15" w:rsidRDefault="00180C15" w:rsidP="007D699F">
      <w:pPr>
        <w:pStyle w:val="4"/>
      </w:pPr>
      <w:r>
        <w:rPr>
          <w:rFonts w:hint="eastAsia"/>
        </w:rPr>
        <w:t>CASE-COMBINED-H4-01</w:t>
      </w:r>
    </w:p>
    <w:p w14:paraId="6425B7D0" w14:textId="52EA38A1" w:rsidR="00180C15" w:rsidRDefault="00180C15" w:rsidP="00180C15">
      <w:r w:rsidRPr="00180C15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180C15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180C15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71A82430" w14:textId="2666715D" w:rsidR="00A73B57" w:rsidRDefault="00A73B57" w:rsidP="00A73B57">
      <w:pPr>
        <w:pStyle w:val="2"/>
      </w:pPr>
      <w:bookmarkStart w:id="4" w:name="_Toc239890646"/>
      <w:r>
        <w:rPr>
          <w:rFonts w:hint="eastAsia"/>
        </w:rPr>
        <w:t>CASE-COMBINED-H2-02</w:t>
      </w:r>
      <w:bookmarkEnd w:id="4"/>
    </w:p>
    <w:p w14:paraId="7F274D9A" w14:textId="5FD57CA5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C011F7D" w14:textId="08ACB406" w:rsidR="00A73B57" w:rsidRDefault="00A73B57" w:rsidP="00A73B57">
      <w:pPr>
        <w:pStyle w:val="3"/>
      </w:pPr>
      <w:bookmarkStart w:id="5" w:name="_Toc239890647"/>
      <w:r>
        <w:rPr>
          <w:rFonts w:hint="eastAsia"/>
        </w:rPr>
        <w:t>CASE-COMBINED-H3-02</w:t>
      </w:r>
      <w:bookmarkEnd w:id="5"/>
    </w:p>
    <w:p w14:paraId="516E19F8" w14:textId="70279584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57BA3D1" w14:textId="24D9B7FB" w:rsidR="00A73B57" w:rsidRDefault="00A73B57" w:rsidP="00A73B57">
      <w:r>
        <w:rPr>
          <w:rFonts w:hint="eastAsia"/>
        </w:rPr>
        <w:t>CASE-COMBINED-H4-02</w:t>
      </w:r>
    </w:p>
    <w:p w14:paraId="2D4F81E9" w14:textId="0FA6DE0D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</w:t>
      </w:r>
      <w:r w:rsidRPr="00A73B57">
        <w:lastRenderedPageBreak/>
        <w:t xml:space="preserve">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8264705" w14:textId="1BBF8AA7" w:rsidR="00A73B57" w:rsidRDefault="00A73B57" w:rsidP="00A73B57">
      <w:pPr>
        <w:pStyle w:val="10"/>
      </w:pPr>
      <w:bookmarkStart w:id="6" w:name="_Toc239890648"/>
      <w:r>
        <w:rPr>
          <w:rFonts w:hint="eastAsia"/>
        </w:rPr>
        <w:t>CASE-COMBINED-H1-03</w:t>
      </w:r>
      <w:bookmarkEnd w:id="6"/>
    </w:p>
    <w:p w14:paraId="0EAE7708" w14:textId="4DCF7736" w:rsidR="00A73B57" w:rsidRDefault="00A73B57" w:rsidP="00A73B57">
      <w:r w:rsidRPr="00A73B57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1ABAC51B" w14:textId="5984B367" w:rsidR="00A73B57" w:rsidRDefault="00A73B57" w:rsidP="00A73B57">
      <w:pPr>
        <w:pStyle w:val="2"/>
      </w:pPr>
      <w:bookmarkStart w:id="7" w:name="_Toc239890649"/>
      <w:r>
        <w:rPr>
          <w:rFonts w:hint="eastAsia"/>
        </w:rPr>
        <w:t>CASE-COMBINED-H2-03</w:t>
      </w:r>
      <w:bookmarkEnd w:id="7"/>
    </w:p>
    <w:p w14:paraId="32A8B3E7" w14:textId="1B28188B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8CA5505" w14:textId="686F29FC" w:rsidR="00A73B57" w:rsidRDefault="00A73B57" w:rsidP="00A73B57">
      <w:pPr>
        <w:pStyle w:val="3"/>
      </w:pPr>
      <w:bookmarkStart w:id="8" w:name="_Toc239890650"/>
      <w:r>
        <w:rPr>
          <w:rFonts w:hint="eastAsia"/>
        </w:rPr>
        <w:t>CASE-COMBINED-H3-03</w:t>
      </w:r>
      <w:bookmarkEnd w:id="8"/>
    </w:p>
    <w:p w14:paraId="2D0D1FF1" w14:textId="2922A45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E3AA8FC" w14:textId="77777777" w:rsidR="00A73B57" w:rsidRDefault="00A73B57" w:rsidP="00A73B57"/>
    <w:p w14:paraId="4BFD7C88" w14:textId="024882B1" w:rsidR="00A73B57" w:rsidRDefault="00A73B57" w:rsidP="008F6D9C">
      <w:pPr>
        <w:pStyle w:val="4"/>
      </w:pPr>
      <w:r>
        <w:rPr>
          <w:rFonts w:hint="eastAsia"/>
        </w:rPr>
        <w:t>CASE-COMBINED-H4-03</w:t>
      </w:r>
    </w:p>
    <w:p w14:paraId="196146A5" w14:textId="4D3509D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A73B57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</w:t>
      </w:r>
    </w:p>
    <w:p w14:paraId="323F71E2" w14:textId="77777777" w:rsidR="00A73B57" w:rsidRDefault="00A73B57" w:rsidP="00A73B57"/>
    <w:p w14:paraId="0145BD9C" w14:textId="46352898" w:rsidR="00A73B57" w:rsidRDefault="00A73B57" w:rsidP="00A73B57">
      <w:pPr>
        <w:pStyle w:val="10"/>
      </w:pPr>
      <w:bookmarkStart w:id="9" w:name="_Toc239890651"/>
      <w:r>
        <w:rPr>
          <w:rFonts w:hint="eastAsia"/>
        </w:rPr>
        <w:t>CASE-COMBINED-H1-04</w:t>
      </w:r>
      <w:bookmarkEnd w:id="9"/>
    </w:p>
    <w:p w14:paraId="23447246" w14:textId="08E418F2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A3E96EB" w14:textId="77777777" w:rsidR="00A73B57" w:rsidRDefault="00A73B57" w:rsidP="00A73B57"/>
    <w:p w14:paraId="4D84A596" w14:textId="0DDDC992" w:rsidR="00A73B57" w:rsidRDefault="00A73B57" w:rsidP="00A73B57">
      <w:pPr>
        <w:pStyle w:val="2"/>
      </w:pPr>
      <w:bookmarkStart w:id="10" w:name="_Toc239890652"/>
      <w:r>
        <w:rPr>
          <w:rFonts w:hint="eastAsia"/>
        </w:rPr>
        <w:lastRenderedPageBreak/>
        <w:t>CASE-COMBINED-H2-04</w:t>
      </w:r>
      <w:bookmarkEnd w:id="10"/>
    </w:p>
    <w:p w14:paraId="302A6EE3" w14:textId="099A3601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2882F8" w14:textId="77777777" w:rsidR="00A73B57" w:rsidRDefault="00A73B57" w:rsidP="00A73B57"/>
    <w:p w14:paraId="589EEDA3" w14:textId="164253CF" w:rsidR="00A73B57" w:rsidRDefault="00A73B57" w:rsidP="00A73B57">
      <w:pPr>
        <w:pStyle w:val="3"/>
      </w:pPr>
      <w:bookmarkStart w:id="11" w:name="_Toc239890653"/>
      <w:r>
        <w:rPr>
          <w:rFonts w:hint="eastAsia"/>
        </w:rPr>
        <w:t>CASE-COMBINED-H3-04</w:t>
      </w:r>
      <w:bookmarkEnd w:id="11"/>
    </w:p>
    <w:p w14:paraId="55E67F31" w14:textId="0086E553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7F552E0" w14:textId="77777777" w:rsidR="00A73B57" w:rsidRDefault="00A73B57" w:rsidP="00A73B57"/>
    <w:p w14:paraId="6501E9F1" w14:textId="7FFDE6A4" w:rsidR="00A73B57" w:rsidRDefault="00A73B57" w:rsidP="00CB04D7">
      <w:pPr>
        <w:pStyle w:val="4"/>
      </w:pPr>
      <w:r>
        <w:rPr>
          <w:rFonts w:hint="eastAsia"/>
        </w:rPr>
        <w:t>CASE-COMBINED-H4-04</w:t>
      </w:r>
    </w:p>
    <w:p w14:paraId="6C9D16B4" w14:textId="77777777" w:rsidR="00231E11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 xml:space="preserve"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</w:p>
    <w:p w14:paraId="6A72501E" w14:textId="77777777" w:rsidR="00231E11" w:rsidRDefault="00231E11" w:rsidP="007573BB">
      <w:pPr>
        <w:pStyle w:val="a9"/>
        <w:numPr>
          <w:ilvl w:val="0"/>
          <w:numId w:val="1"/>
        </w:numPr>
      </w:pPr>
      <w:r>
        <w:t>CASE-COMBINED-LIST-01 alpha level</w:t>
      </w:r>
    </w:p>
    <w:p w14:paraId="3E787CF8" w14:textId="77777777" w:rsidR="00231E11" w:rsidRDefault="00231E11" w:rsidP="006315BB">
      <w:pPr>
        <w:pStyle w:val="a9"/>
        <w:numPr>
          <w:ilvl w:val="1"/>
          <w:numId w:val="3"/>
        </w:numPr>
      </w:pPr>
      <w:r>
        <w:t>CASE-COMBINED-LIST-02 beta child</w:t>
      </w:r>
    </w:p>
    <w:p w14:paraId="2F5F096A" w14:textId="77777777" w:rsidR="00231E11" w:rsidRDefault="00231E11" w:rsidP="008B17F0">
      <w:pPr>
        <w:pStyle w:val="a9"/>
        <w:numPr>
          <w:ilvl w:val="2"/>
          <w:numId w:val="3"/>
        </w:numPr>
      </w:pPr>
      <w:r>
        <w:t>CASE-COMBINED-LIST-03 gamma grandchild</w:t>
      </w:r>
    </w:p>
    <w:p w14:paraId="6BF900BF" w14:textId="77777777" w:rsidR="00231E11" w:rsidRDefault="00231E11" w:rsidP="00231E11">
      <w:r>
        <w:t>CASE-COMBINED-LIST-BREAK ordinary paragraph interruption</w:t>
      </w:r>
    </w:p>
    <w:p w14:paraId="4A9E860A" w14:textId="77777777" w:rsidR="00231E11" w:rsidRDefault="00231E11" w:rsidP="00231E11">
      <w:r>
        <w:t>CASE-COMBINED-LIST-04 delta after interruption</w:t>
      </w:r>
    </w:p>
    <w:p w14:paraId="3E8901A1" w14:textId="0220FEEA" w:rsidR="00231E11" w:rsidRDefault="00231E11" w:rsidP="00231E11">
      <w:r>
        <w:t xml:space="preserve">CASE-COMBINED-UNICODE-01 中文 mixed English 20260909 </w:t>
      </w:r>
      <w:r>
        <w:rPr>
          <w:rFonts w:ascii="Apple Color Emoji" w:hAnsi="Apple Color Emoji" w:cs="Apple Color Emoji"/>
        </w:rPr>
        <w:t>😀</w:t>
      </w:r>
      <w:r>
        <w:t xml:space="preserve"> é </w:t>
      </w:r>
      <w:proofErr w:type="spellStart"/>
      <w:r>
        <w:rPr>
          <w:rFonts w:ascii="Kohinoor Devanagari" w:hAnsi="Kohinoor Devanagari" w:cs="Kohinoor Devanagari"/>
        </w:rPr>
        <w:t>अ</w:t>
      </w:r>
      <w:r>
        <w:t>rabic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עברית</w:t>
      </w:r>
      <w:proofErr w:type="spellEnd"/>
      <w:r w:rsidR="00D666C9" w:rsidRPr="00D666C9">
        <w:rPr>
          <w:rFonts w:ascii="Times New Roman" w:hAnsi="Times New Roman" w:cs="Times New Roman"/>
        </w:rPr>
        <w:t xml:space="preserve"> </w:t>
      </w:r>
      <w:proofErr w:type="spellStart"/>
      <w:r w:rsidR="00D666C9" w:rsidRPr="00D666C9">
        <w:rPr>
          <w:rFonts w:ascii="Times New Roman" w:hAnsi="Times New Roman" w:cs="Times New Roman"/>
        </w:rPr>
        <w:t>مرحبا</w:t>
      </w:r>
      <w:proofErr w:type="spellEnd"/>
      <w:r>
        <w:t xml:space="preserve"> tab</w:t>
      </w:r>
      <w:r>
        <w:tab/>
        <w:t xml:space="preserve">end </w:t>
      </w:r>
      <w:r w:rsidR="001C193E" w:rsidRPr="001C193E">
        <w:t xml:space="preserve"> </w:t>
      </w:r>
      <w:r w:rsidR="00DF37D0" w:rsidRPr="00DF37D0">
        <w:t> </w:t>
      </w:r>
      <w:proofErr w:type="spellStart"/>
      <w:r>
        <w:t>nbsp</w:t>
      </w:r>
      <w:proofErr w:type="spellEnd"/>
      <w:r>
        <w:t xml:space="preserve"> © </w:t>
      </w:r>
      <w:r>
        <w:rPr>
          <w:rFonts w:ascii="Segoe UI Symbol" w:hAnsi="Segoe UI Symbol" w:cs="Segoe UI Symbol"/>
        </w:rPr>
        <w:t>✓</w:t>
      </w:r>
    </w:p>
    <w:p w14:paraId="291048B8" w14:textId="401063D6" w:rsidR="00231E11" w:rsidRDefault="00231E11" w:rsidP="00231E11">
      <w:r w:rsidRPr="00A65A1B">
        <w:t>CASE-COMBINED-RUN-01</w:t>
      </w:r>
      <w:r>
        <w:t xml:space="preserve"> plain </w:t>
      </w:r>
      <w:r w:rsidRPr="00D666C9">
        <w:rPr>
          <w:b/>
          <w:bCs/>
        </w:rPr>
        <w:t>bold</w:t>
      </w:r>
      <w:r>
        <w:t xml:space="preserve"> </w:t>
      </w:r>
      <w:r w:rsidRPr="00D666C9">
        <w:rPr>
          <w:i/>
          <w:iCs/>
        </w:rPr>
        <w:t>italic</w:t>
      </w:r>
      <w:r>
        <w:t xml:space="preserve"> </w:t>
      </w:r>
      <w:r w:rsidRPr="00D666C9">
        <w:rPr>
          <w:u w:val="single"/>
        </w:rPr>
        <w:t>underline</w:t>
      </w:r>
      <w:r>
        <w:t xml:space="preserve"> </w:t>
      </w:r>
      <w:r w:rsidR="00CD62A7">
        <w:br/>
      </w:r>
    </w:p>
    <w:p w14:paraId="64BCEBA3" w14:textId="77777777" w:rsidR="007C7BCB" w:rsidRDefault="00231E11" w:rsidP="00231E11">
      <w:r>
        <w:t>CASE-COMBINED-TABLE-01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2EC3" w14:paraId="55BACCE0" w14:textId="77777777" w:rsidTr="00DB2EC3">
        <w:tc>
          <w:tcPr>
            <w:tcW w:w="2765" w:type="dxa"/>
          </w:tcPr>
          <w:p w14:paraId="56758575" w14:textId="6528E525" w:rsidR="00DB2EC3" w:rsidRDefault="00DB2EC3" w:rsidP="00231E11">
            <w:r>
              <w:t>Header-A</w:t>
            </w:r>
          </w:p>
        </w:tc>
        <w:tc>
          <w:tcPr>
            <w:tcW w:w="2765" w:type="dxa"/>
          </w:tcPr>
          <w:p w14:paraId="758DBA4F" w14:textId="79A72023" w:rsidR="00DB2EC3" w:rsidRDefault="00DB2EC3" w:rsidP="00231E11">
            <w:r>
              <w:t>Header-B</w:t>
            </w:r>
          </w:p>
        </w:tc>
        <w:tc>
          <w:tcPr>
            <w:tcW w:w="2766" w:type="dxa"/>
          </w:tcPr>
          <w:p w14:paraId="59315C9D" w14:textId="223B83DB" w:rsidR="00DB2EC3" w:rsidRDefault="00DB2EC3" w:rsidP="00231E11">
            <w:r>
              <w:t>Header-C</w:t>
            </w:r>
          </w:p>
        </w:tc>
      </w:tr>
      <w:tr w:rsidR="00DB2EC3" w14:paraId="52469171" w14:textId="77777777" w:rsidTr="00DB2EC3">
        <w:tc>
          <w:tcPr>
            <w:tcW w:w="2765" w:type="dxa"/>
          </w:tcPr>
          <w:p w14:paraId="7A527F0B" w14:textId="0232D78C" w:rsidR="00DB2EC3" w:rsidRDefault="00DB2EC3" w:rsidP="00231E11">
            <w:r>
              <w:t>Cell-2A</w:t>
            </w:r>
          </w:p>
        </w:tc>
        <w:tc>
          <w:tcPr>
            <w:tcW w:w="2765" w:type="dxa"/>
          </w:tcPr>
          <w:p w14:paraId="49E0C8C0" w14:textId="0C02F03C" w:rsidR="00DB2EC3" w:rsidRDefault="00DB2EC3" w:rsidP="00231E11">
            <w:r>
              <w:t>Cell-2B</w:t>
            </w:r>
          </w:p>
        </w:tc>
        <w:tc>
          <w:tcPr>
            <w:tcW w:w="2766" w:type="dxa"/>
          </w:tcPr>
          <w:p w14:paraId="4F823C0D" w14:textId="6CA6225D" w:rsidR="00DB2EC3" w:rsidRDefault="00DB2EC3" w:rsidP="00231E11">
            <w:r>
              <w:t>Cell-2C</w:t>
            </w:r>
          </w:p>
        </w:tc>
      </w:tr>
      <w:tr w:rsidR="00DB2EC3" w14:paraId="17A8E035" w14:textId="77777777" w:rsidTr="00DB2EC3">
        <w:tc>
          <w:tcPr>
            <w:tcW w:w="2765" w:type="dxa"/>
          </w:tcPr>
          <w:p w14:paraId="78468A44" w14:textId="6D327264" w:rsidR="00DB2EC3" w:rsidRDefault="00DB2EC3" w:rsidP="00231E11">
            <w:r>
              <w:t>Cell-3A</w:t>
            </w:r>
          </w:p>
        </w:tc>
        <w:tc>
          <w:tcPr>
            <w:tcW w:w="2765" w:type="dxa"/>
          </w:tcPr>
          <w:p w14:paraId="45335A53" w14:textId="35B7AF07" w:rsidR="00DB2EC3" w:rsidRDefault="00DB2EC3" w:rsidP="00231E11">
            <w:r>
              <w:t>Cell-3B</w:t>
            </w:r>
          </w:p>
        </w:tc>
        <w:tc>
          <w:tcPr>
            <w:tcW w:w="2766" w:type="dxa"/>
          </w:tcPr>
          <w:p w14:paraId="5E1CF326" w14:textId="6C7D3F56" w:rsidR="00DB2EC3" w:rsidRDefault="00DB2EC3" w:rsidP="00231E11">
            <w:r>
              <w:t>Cell-3C</w:t>
            </w:r>
          </w:p>
        </w:tc>
      </w:tr>
    </w:tbl>
    <w:p w14:paraId="70C27C67" w14:textId="4E105C97" w:rsidR="00231E11" w:rsidRDefault="00231E11" w:rsidP="00231E11">
      <w:r>
        <w:t xml:space="preserve"> basic anchor</w:t>
      </w:r>
    </w:p>
    <w:p w14:paraId="702B7925" w14:textId="77777777" w:rsidR="00231E11" w:rsidRDefault="00231E11" w:rsidP="00231E11">
      <w:r>
        <w:t>CASE-COMBINED-TABLE-02 merged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14F6" w14:paraId="3BFCA7EE" w14:textId="77777777" w:rsidTr="004014F6">
        <w:tc>
          <w:tcPr>
            <w:tcW w:w="2765" w:type="dxa"/>
            <w:vMerge w:val="restart"/>
          </w:tcPr>
          <w:p w14:paraId="4FBA1C65" w14:textId="34A89A61" w:rsidR="004014F6" w:rsidRDefault="004014F6" w:rsidP="00231E11">
            <w:r>
              <w:rPr>
                <w:rFonts w:hint="eastAsia"/>
              </w:rPr>
              <w:t>V-Merge-Top</w:t>
            </w:r>
          </w:p>
        </w:tc>
        <w:tc>
          <w:tcPr>
            <w:tcW w:w="2765" w:type="dxa"/>
          </w:tcPr>
          <w:p w14:paraId="31E02BE6" w14:textId="67473D9D" w:rsidR="004014F6" w:rsidRDefault="004014F6" w:rsidP="00231E11">
            <w:r>
              <w:rPr>
                <w:rFonts w:hint="eastAsia"/>
              </w:rPr>
              <w:t>R1-B</w:t>
            </w:r>
          </w:p>
        </w:tc>
        <w:tc>
          <w:tcPr>
            <w:tcW w:w="2766" w:type="dxa"/>
          </w:tcPr>
          <w:p w14:paraId="0000DBCB" w14:textId="792D8F1C" w:rsidR="004014F6" w:rsidRDefault="004014F6" w:rsidP="00231E11">
            <w:r>
              <w:rPr>
                <w:rFonts w:hint="eastAsia"/>
              </w:rPr>
              <w:t>R1-C</w:t>
            </w:r>
          </w:p>
        </w:tc>
      </w:tr>
      <w:tr w:rsidR="004014F6" w14:paraId="152CEB1F" w14:textId="77777777" w:rsidTr="004014F6">
        <w:tc>
          <w:tcPr>
            <w:tcW w:w="2765" w:type="dxa"/>
            <w:vMerge/>
          </w:tcPr>
          <w:p w14:paraId="66C31D3E" w14:textId="77777777" w:rsidR="004014F6" w:rsidRDefault="004014F6" w:rsidP="00231E11"/>
        </w:tc>
        <w:tc>
          <w:tcPr>
            <w:tcW w:w="2765" w:type="dxa"/>
          </w:tcPr>
          <w:p w14:paraId="6645BB99" w14:textId="39FFF574" w:rsidR="004014F6" w:rsidRDefault="004014F6" w:rsidP="00231E11">
            <w:r>
              <w:rPr>
                <w:rFonts w:hint="eastAsia"/>
              </w:rPr>
              <w:t>R2-B</w:t>
            </w:r>
          </w:p>
        </w:tc>
        <w:tc>
          <w:tcPr>
            <w:tcW w:w="2766" w:type="dxa"/>
          </w:tcPr>
          <w:p w14:paraId="1C3AC1E3" w14:textId="47A6DE70" w:rsidR="004014F6" w:rsidRDefault="004014F6" w:rsidP="00231E11">
            <w:r>
              <w:rPr>
                <w:rFonts w:hint="eastAsia"/>
              </w:rPr>
              <w:t>R2-C</w:t>
            </w:r>
          </w:p>
        </w:tc>
      </w:tr>
      <w:tr w:rsidR="004014F6" w14:paraId="4C37038B" w14:textId="77777777" w:rsidTr="004014F6">
        <w:tc>
          <w:tcPr>
            <w:tcW w:w="2765" w:type="dxa"/>
            <w:vMerge/>
          </w:tcPr>
          <w:p w14:paraId="7744CCF0" w14:textId="77777777" w:rsidR="004014F6" w:rsidRDefault="004014F6" w:rsidP="00231E11"/>
        </w:tc>
        <w:tc>
          <w:tcPr>
            <w:tcW w:w="2765" w:type="dxa"/>
          </w:tcPr>
          <w:p w14:paraId="25771ABC" w14:textId="141EBC3B" w:rsidR="004014F6" w:rsidRDefault="004014F6" w:rsidP="00231E11">
            <w:r>
              <w:rPr>
                <w:rFonts w:hint="eastAsia"/>
              </w:rPr>
              <w:t>R3-B</w:t>
            </w:r>
          </w:p>
        </w:tc>
        <w:tc>
          <w:tcPr>
            <w:tcW w:w="2766" w:type="dxa"/>
          </w:tcPr>
          <w:p w14:paraId="65496866" w14:textId="5F84450B" w:rsidR="004014F6" w:rsidRDefault="004014F6" w:rsidP="00231E11">
            <w:r>
              <w:rPr>
                <w:rFonts w:hint="eastAsia"/>
              </w:rPr>
              <w:t>R3-C</w:t>
            </w:r>
          </w:p>
        </w:tc>
      </w:tr>
    </w:tbl>
    <w:p w14:paraId="5EBDCF12" w14:textId="77777777" w:rsidR="008A41F7" w:rsidRDefault="008A41F7" w:rsidP="00231E11"/>
    <w:p w14:paraId="4ED378B3" w14:textId="77777777" w:rsidR="00231E11" w:rsidRDefault="00231E11" w:rsidP="00231E11">
      <w:r>
        <w:lastRenderedPageBreak/>
        <w:t xml:space="preserve">CASE-COMBINED-TABLE-03 </w:t>
      </w:r>
      <w:proofErr w:type="spellStart"/>
      <w:r>
        <w:t>incell</w:t>
      </w:r>
      <w:proofErr w:type="spellEnd"/>
      <w:r>
        <w:t xml:space="preserve"> image anchor</w:t>
      </w:r>
    </w:p>
    <w:tbl>
      <w:tblPr>
        <w:tblStyle w:val="ae"/>
        <w:tblW w:w="0" w:type="auto"/>
        <w:tblInd w:w="425" w:type="dxa"/>
        <w:tblLook w:val="04A0" w:firstRow="1" w:lastRow="0" w:firstColumn="1" w:lastColumn="0" w:noHBand="0" w:noVBand="1"/>
      </w:tblPr>
      <w:tblGrid>
        <w:gridCol w:w="3935"/>
        <w:gridCol w:w="3936"/>
      </w:tblGrid>
      <w:tr w:rsidR="00950AD1" w14:paraId="20B127C7" w14:textId="77777777" w:rsidTr="00950AD1">
        <w:tc>
          <w:tcPr>
            <w:tcW w:w="4148" w:type="dxa"/>
          </w:tcPr>
          <w:p w14:paraId="64F2E51F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CASE-COMBINED-TABLE-03-LIST</w:t>
            </w:r>
          </w:p>
          <w:p w14:paraId="18F2EDB7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1. Alpha</w:t>
            </w:r>
          </w:p>
          <w:p w14:paraId="53B3F2FC" w14:textId="06F88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2. Beta</w:t>
            </w:r>
          </w:p>
        </w:tc>
        <w:tc>
          <w:tcPr>
            <w:tcW w:w="4148" w:type="dxa"/>
          </w:tcPr>
          <w:p w14:paraId="397D8DAE" w14:textId="7B830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 w:rsidRPr="00950AD1">
              <w:rPr>
                <w:noProof/>
              </w:rPr>
              <w:drawing>
                <wp:inline distT="0" distB="0" distL="0" distR="0" wp14:anchorId="6D2F7155" wp14:editId="501BB4A7">
                  <wp:extent cx="508000" cy="508000"/>
                  <wp:effectExtent l="0" t="0" r="0" b="0"/>
                  <wp:docPr id="1394348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48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AD1" w14:paraId="23EF5685" w14:textId="77777777" w:rsidTr="00950AD1">
        <w:tc>
          <w:tcPr>
            <w:tcW w:w="4148" w:type="dxa"/>
          </w:tcPr>
          <w:p w14:paraId="474FAF6B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4148" w:type="dxa"/>
          </w:tcPr>
          <w:p w14:paraId="57098991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</w:tr>
    </w:tbl>
    <w:p w14:paraId="21CA5966" w14:textId="77777777" w:rsidR="00231E11" w:rsidRDefault="00231E11" w:rsidP="00645B5A">
      <w:pPr>
        <w:pStyle w:val="a9"/>
        <w:numPr>
          <w:ilvl w:val="0"/>
          <w:numId w:val="5"/>
        </w:numPr>
      </w:pPr>
      <w:r>
        <w:t>CASE-COMBINED-TABLE-04 repeated header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151BB" w14:paraId="3BFB83E6" w14:textId="77777777" w:rsidTr="000151BB">
        <w:trPr>
          <w:tblHeader/>
        </w:trPr>
        <w:tc>
          <w:tcPr>
            <w:tcW w:w="4148" w:type="dxa"/>
          </w:tcPr>
          <w:p w14:paraId="015C9351" w14:textId="287ABA5E" w:rsidR="000151BB" w:rsidRDefault="000151BB" w:rsidP="00231E11">
            <w:r>
              <w:rPr>
                <w:rFonts w:hint="eastAsia"/>
              </w:rPr>
              <w:t>Repeat-A</w:t>
            </w:r>
          </w:p>
        </w:tc>
        <w:tc>
          <w:tcPr>
            <w:tcW w:w="4148" w:type="dxa"/>
          </w:tcPr>
          <w:p w14:paraId="578C49E4" w14:textId="66953677" w:rsidR="000151BB" w:rsidRDefault="000151BB" w:rsidP="00231E11">
            <w:r>
              <w:rPr>
                <w:rFonts w:hint="eastAsia"/>
              </w:rPr>
              <w:t>Repeat-B</w:t>
            </w:r>
          </w:p>
        </w:tc>
      </w:tr>
      <w:tr w:rsidR="000151BB" w14:paraId="6BB6AD99" w14:textId="77777777" w:rsidTr="000151BB">
        <w:tc>
          <w:tcPr>
            <w:tcW w:w="4148" w:type="dxa"/>
          </w:tcPr>
          <w:p w14:paraId="3AFFEC37" w14:textId="2F834EA6" w:rsidR="000151BB" w:rsidRDefault="000151BB" w:rsidP="00231E11">
            <w:r>
              <w:rPr>
                <w:rFonts w:hint="eastAsia"/>
              </w:rPr>
              <w:t>R2-A</w:t>
            </w:r>
          </w:p>
        </w:tc>
        <w:tc>
          <w:tcPr>
            <w:tcW w:w="4148" w:type="dxa"/>
          </w:tcPr>
          <w:p w14:paraId="0715D5C5" w14:textId="25B8E8F9" w:rsidR="000151BB" w:rsidRDefault="000151BB" w:rsidP="00231E11">
            <w:r>
              <w:rPr>
                <w:rFonts w:hint="eastAsia"/>
              </w:rPr>
              <w:t>R2-B</w:t>
            </w:r>
          </w:p>
        </w:tc>
      </w:tr>
      <w:tr w:rsidR="000151BB" w14:paraId="70F87A9B" w14:textId="77777777" w:rsidTr="000151BB">
        <w:tc>
          <w:tcPr>
            <w:tcW w:w="4148" w:type="dxa"/>
          </w:tcPr>
          <w:p w14:paraId="5A2EA7EA" w14:textId="0E8C06C6" w:rsidR="000151BB" w:rsidRDefault="000151BB" w:rsidP="00231E11">
            <w:r>
              <w:rPr>
                <w:rFonts w:hint="eastAsia"/>
              </w:rPr>
              <w:t>R3-A</w:t>
            </w:r>
          </w:p>
        </w:tc>
        <w:tc>
          <w:tcPr>
            <w:tcW w:w="4148" w:type="dxa"/>
          </w:tcPr>
          <w:p w14:paraId="4AEC940C" w14:textId="010F272C" w:rsidR="000151BB" w:rsidRDefault="000151BB" w:rsidP="00231E11">
            <w:r>
              <w:rPr>
                <w:rFonts w:hint="eastAsia"/>
              </w:rPr>
              <w:t>R3-B</w:t>
            </w:r>
          </w:p>
        </w:tc>
      </w:tr>
      <w:tr w:rsidR="000151BB" w14:paraId="5C53A2DF" w14:textId="77777777" w:rsidTr="000151BB">
        <w:tc>
          <w:tcPr>
            <w:tcW w:w="4148" w:type="dxa"/>
          </w:tcPr>
          <w:p w14:paraId="07847BE1" w14:textId="611B66D8" w:rsidR="000151BB" w:rsidRDefault="000151BB" w:rsidP="00231E11">
            <w:r>
              <w:rPr>
                <w:rFonts w:hint="eastAsia"/>
              </w:rPr>
              <w:t>R4-A</w:t>
            </w:r>
          </w:p>
        </w:tc>
        <w:tc>
          <w:tcPr>
            <w:tcW w:w="4148" w:type="dxa"/>
          </w:tcPr>
          <w:p w14:paraId="00912C0D" w14:textId="2F7B2775" w:rsidR="000151BB" w:rsidRDefault="000151BB" w:rsidP="00231E11">
            <w:r>
              <w:rPr>
                <w:rFonts w:hint="eastAsia"/>
              </w:rPr>
              <w:t>R4-B</w:t>
            </w:r>
          </w:p>
        </w:tc>
      </w:tr>
    </w:tbl>
    <w:p w14:paraId="7052DEA7" w14:textId="6AD466E2" w:rsidR="00A73B57" w:rsidRDefault="00231E11" w:rsidP="00231E11">
      <w:r>
        <w:t xml:space="preserve">CASE-COMBINED-TABLE-05 wide </w:t>
      </w:r>
      <w:proofErr w:type="spellStart"/>
      <w:r>
        <w:t>anchor</w:t>
      </w:r>
      <w:r w:rsidR="00A73B57" w:rsidRPr="00A73B57">
        <w:t>phrase</w:t>
      </w:r>
      <w:proofErr w:type="spellEnd"/>
      <w:r w:rsidR="00A73B57" w:rsidRPr="00A73B57">
        <w:t xml:space="preserve">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876F4" w14:paraId="67E33175" w14:textId="77777777" w:rsidTr="002876F4">
        <w:tc>
          <w:tcPr>
            <w:tcW w:w="1382" w:type="dxa"/>
          </w:tcPr>
          <w:p w14:paraId="521B50E8" w14:textId="03D0139C" w:rsidR="002876F4" w:rsidRDefault="006B4EFF" w:rsidP="00934863">
            <w:pPr>
              <w:pStyle w:val="4"/>
            </w:pPr>
            <w:r>
              <w:rPr>
                <w:rFonts w:hint="eastAsia"/>
              </w:rPr>
              <w:t>Wide-H-A</w:t>
            </w:r>
          </w:p>
        </w:tc>
        <w:tc>
          <w:tcPr>
            <w:tcW w:w="1382" w:type="dxa"/>
          </w:tcPr>
          <w:p w14:paraId="7CFBAFEA" w14:textId="6C236F8B" w:rsidR="002876F4" w:rsidRDefault="006B4EFF" w:rsidP="00934863">
            <w:pPr>
              <w:pStyle w:val="4"/>
            </w:pPr>
            <w:r>
              <w:rPr>
                <w:rFonts w:hint="eastAsia"/>
              </w:rPr>
              <w:t>Wide-H-B</w:t>
            </w:r>
          </w:p>
        </w:tc>
        <w:tc>
          <w:tcPr>
            <w:tcW w:w="1383" w:type="dxa"/>
          </w:tcPr>
          <w:p w14:paraId="5E98A9D4" w14:textId="09694C1B" w:rsidR="002876F4" w:rsidRDefault="006B4EFF" w:rsidP="00934863">
            <w:pPr>
              <w:pStyle w:val="4"/>
            </w:pPr>
            <w:r>
              <w:rPr>
                <w:rFonts w:hint="eastAsia"/>
              </w:rPr>
              <w:t>Wide-H-C</w:t>
            </w:r>
          </w:p>
        </w:tc>
        <w:tc>
          <w:tcPr>
            <w:tcW w:w="1383" w:type="dxa"/>
          </w:tcPr>
          <w:p w14:paraId="21B81397" w14:textId="02819524" w:rsidR="002876F4" w:rsidRDefault="006B4EFF" w:rsidP="00934863">
            <w:pPr>
              <w:pStyle w:val="4"/>
            </w:pPr>
            <w:r>
              <w:rPr>
                <w:rFonts w:hint="eastAsia"/>
              </w:rPr>
              <w:t>Wide-H-D</w:t>
            </w:r>
          </w:p>
        </w:tc>
        <w:tc>
          <w:tcPr>
            <w:tcW w:w="1383" w:type="dxa"/>
          </w:tcPr>
          <w:p w14:paraId="2DD45F13" w14:textId="59C66799" w:rsidR="002876F4" w:rsidRDefault="006B4EFF" w:rsidP="00934863">
            <w:pPr>
              <w:pStyle w:val="4"/>
            </w:pPr>
            <w:r>
              <w:rPr>
                <w:rFonts w:hint="eastAsia"/>
              </w:rPr>
              <w:t>Wide-H-E</w:t>
            </w:r>
          </w:p>
        </w:tc>
        <w:tc>
          <w:tcPr>
            <w:tcW w:w="1383" w:type="dxa"/>
          </w:tcPr>
          <w:p w14:paraId="47501FDD" w14:textId="57097580" w:rsidR="002876F4" w:rsidRDefault="006B4EFF" w:rsidP="00934863">
            <w:pPr>
              <w:pStyle w:val="4"/>
            </w:pPr>
            <w:r>
              <w:rPr>
                <w:rFonts w:hint="eastAsia"/>
              </w:rPr>
              <w:t>Wide-H-F</w:t>
            </w:r>
          </w:p>
        </w:tc>
      </w:tr>
      <w:tr w:rsidR="002876F4" w14:paraId="5BEFA3D2" w14:textId="77777777" w:rsidTr="002876F4">
        <w:tc>
          <w:tcPr>
            <w:tcW w:w="1382" w:type="dxa"/>
          </w:tcPr>
          <w:p w14:paraId="11ED3CFC" w14:textId="6A3A3440" w:rsidR="002876F4" w:rsidRDefault="006B4EFF" w:rsidP="00934863">
            <w:pPr>
              <w:pStyle w:val="4"/>
            </w:pPr>
            <w:r>
              <w:rPr>
                <w:rFonts w:hint="eastAsia"/>
              </w:rPr>
              <w:t>Wide-R2-A</w:t>
            </w:r>
          </w:p>
        </w:tc>
        <w:tc>
          <w:tcPr>
            <w:tcW w:w="1382" w:type="dxa"/>
          </w:tcPr>
          <w:p w14:paraId="55493D1A" w14:textId="5FC0AAD7" w:rsidR="002876F4" w:rsidRDefault="006B4EFF" w:rsidP="00934863">
            <w:pPr>
              <w:pStyle w:val="4"/>
            </w:pPr>
            <w:r>
              <w:rPr>
                <w:rFonts w:hint="eastAsia"/>
              </w:rPr>
              <w:t>Wide-R2-B</w:t>
            </w:r>
          </w:p>
        </w:tc>
        <w:tc>
          <w:tcPr>
            <w:tcW w:w="1383" w:type="dxa"/>
          </w:tcPr>
          <w:p w14:paraId="75B9F911" w14:textId="77777777" w:rsidR="002876F4" w:rsidRDefault="002876F4" w:rsidP="00934863">
            <w:pPr>
              <w:pStyle w:val="4"/>
            </w:pPr>
          </w:p>
        </w:tc>
        <w:tc>
          <w:tcPr>
            <w:tcW w:w="1383" w:type="dxa"/>
          </w:tcPr>
          <w:p w14:paraId="7A94ED38" w14:textId="77777777" w:rsidR="002876F4" w:rsidRDefault="002876F4" w:rsidP="00934863">
            <w:pPr>
              <w:pStyle w:val="4"/>
            </w:pPr>
          </w:p>
        </w:tc>
        <w:tc>
          <w:tcPr>
            <w:tcW w:w="1383" w:type="dxa"/>
          </w:tcPr>
          <w:p w14:paraId="3E5D7AB3" w14:textId="77777777" w:rsidR="002876F4" w:rsidRDefault="002876F4" w:rsidP="00934863">
            <w:pPr>
              <w:pStyle w:val="4"/>
            </w:pPr>
          </w:p>
        </w:tc>
        <w:tc>
          <w:tcPr>
            <w:tcW w:w="1383" w:type="dxa"/>
          </w:tcPr>
          <w:p w14:paraId="2338FA86" w14:textId="77777777" w:rsidR="002876F4" w:rsidRDefault="002876F4" w:rsidP="00934863">
            <w:pPr>
              <w:pStyle w:val="4"/>
            </w:pPr>
          </w:p>
        </w:tc>
      </w:tr>
    </w:tbl>
    <w:p w14:paraId="66B35865" w14:textId="77777777" w:rsidR="00970791" w:rsidRDefault="00A73B57" w:rsidP="00934863">
      <w:pPr>
        <w:pStyle w:val="4"/>
        <w:sectPr w:rsidR="00970791"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CASE-COMBINED-END</w:t>
      </w:r>
    </w:p>
    <w:p w14:paraId="3F3B502C" w14:textId="77777777" w:rsidR="007739AA" w:rsidRDefault="007739AA" w:rsidP="007739AA">
      <w:pPr>
        <w:pStyle w:val="10"/>
        <w:rPr>
          <w:ins w:id="12" w:author="燚坡 李" w:date="2026-09-09T23:42:00Z" w16du:dateUtc="2026-09-09T15:42:00Z"/>
        </w:rPr>
      </w:pPr>
      <w:bookmarkStart w:id="13" w:name="_Toc239890654"/>
      <w:r w:rsidRPr="007739AA">
        <w:t>CASE-COMBINED-C03-START</w:t>
      </w:r>
      <w:bookmarkEnd w:id="13"/>
    </w:p>
    <w:p w14:paraId="5940BA47" w14:textId="3F975F9D" w:rsidR="00BF61BC" w:rsidRPr="00BF61BC" w:rsidRDefault="00BF61BC">
      <w:pPr>
        <w:pPrChange w:id="14" w:author="燚坡 李" w:date="2026-09-09T23:42:00Z" w16du:dateUtc="2026-09-09T15:42:00Z">
          <w:pPr>
            <w:pStyle w:val="10"/>
          </w:pPr>
        </w:pPrChange>
      </w:pPr>
      <w:ins w:id="15" w:author="燚坡 李" w:date="2026-09-09T23:42:00Z" w16du:dateUtc="2026-09-09T15:42:00Z">
        <w:r>
          <w:rPr>
            <w:rFonts w:hint="eastAsia"/>
          </w:rPr>
          <w:t xml:space="preserve">CASE-COMBINED-C04-PARA-01 CASE-COMBINED-C04-REV-INSERT-01 </w:t>
        </w:r>
        <w:r w:rsidRPr="00BF61BC">
          <w:rPr>
            <w:b/>
            <w:bCs/>
            <w:i/>
            <w:iCs/>
            <w:u w:val="single"/>
            <w:rPrChange w:id="16" w:author="燚坡 李" w:date="2026-09-09T23:43:00Z" w16du:dateUtc="2026-09-09T15:43:00Z">
              <w:rPr/>
            </w:rPrChange>
          </w:rPr>
          <w:t>CASE-COMBINED-C04-REV-INSERT-02</w:t>
        </w:r>
      </w:ins>
    </w:p>
    <w:p w14:paraId="4E0575CA" w14:textId="77777777" w:rsidR="007739AA" w:rsidRDefault="007739AA" w:rsidP="007739AA">
      <w:pPr>
        <w:pStyle w:val="2"/>
      </w:pPr>
      <w:bookmarkStart w:id="17" w:name="_Toc239890655"/>
      <w:r>
        <w:t>CASE-COMBINED-C03-HEADING-ONE</w:t>
      </w:r>
      <w:bookmarkEnd w:id="17"/>
    </w:p>
    <w:p w14:paraId="7D7ED4A9" w14:textId="0D200D50" w:rsidR="007739AA" w:rsidRDefault="007739AA" w:rsidP="007739AA">
      <w:pPr>
        <w:rPr>
          <w:ins w:id="18" w:author="燚坡 李" w:date="2026-09-09T23:43:00Z" w16du:dateUtc="2026-09-09T15:43:00Z"/>
        </w:rPr>
      </w:pPr>
      <w:del w:id="19" w:author="燚坡 李" w:date="2026-09-09T23:43:00Z" w16du:dateUtc="2026-09-09T15:43:00Z">
        <w:r w:rsidDel="00BF61BC">
          <w:delText xml:space="preserve">C03 section two intro </w:delText>
        </w:r>
      </w:del>
      <w:commentRangeStart w:id="20"/>
      <w:ins w:id="21" w:author="燚坡 李" w:date="2026-09-09T23:43:00Z" w16du:dateUtc="2026-09-09T15:43:00Z">
        <w:r w:rsidR="00BF61BC">
          <w:t>CASE-COMBINED-C04-REV-REPLACED-01</w:t>
        </w:r>
      </w:ins>
      <w:commentRangeEnd w:id="20"/>
      <w:ins w:id="22" w:author="燚坡 李" w:date="2026-09-09T23:44:00Z" w16du:dateUtc="2026-09-09T15:44:00Z">
        <w:r w:rsidR="00BF61BC">
          <w:rPr>
            <w:rStyle w:val="af7"/>
          </w:rPr>
          <w:commentReference w:id="20"/>
        </w:r>
      </w:ins>
      <w:r>
        <w:t xml:space="preserve">for TOC, </w:t>
      </w:r>
      <w:del w:id="23" w:author="燚坡 李" w:date="2026-09-09T23:43:00Z" w16du:dateUtc="2026-09-09T15:43:00Z">
        <w:r w:rsidDel="00BF61BC">
          <w:delText xml:space="preserve">bookmark, hyperlink, </w:delText>
        </w:r>
      </w:del>
      <w:ins w:id="24" w:author="燚坡 李" w:date="2026-09-09T23:43:00Z" w16du:dateUtc="2026-09-09T15:43:00Z">
        <w:r w:rsidR="00BF61BC">
          <w:t>CASE-COMBINED-C04-REV-REPLACED-02</w:t>
        </w:r>
      </w:ins>
      <w:r>
        <w:t>and cross-reference.</w:t>
      </w:r>
    </w:p>
    <w:p w14:paraId="3714BCE3" w14:textId="7C997888" w:rsidR="00BF61BC" w:rsidRDefault="00BF61BC">
      <w:pPr>
        <w:pStyle w:val="2"/>
        <w:pPrChange w:id="25" w:author="燚坡 李" w:date="2026-09-09T23:43:00Z" w16du:dateUtc="2026-09-09T15:43:00Z">
          <w:pPr/>
        </w:pPrChange>
      </w:pPr>
      <w:bookmarkStart w:id="26" w:name="_Toc239890656"/>
      <w:commentRangeStart w:id="27"/>
      <w:ins w:id="28" w:author="燚坡 李" w:date="2026-09-09T23:43:00Z" w16du:dateUtc="2026-09-09T15:43:00Z">
        <w:r>
          <w:lastRenderedPageBreak/>
          <w:t>CASE-COMBINED-C04-TOC-ENTRY</w:t>
        </w:r>
      </w:ins>
      <w:commentRangeEnd w:id="27"/>
      <w:ins w:id="29" w:author="燚坡 李" w:date="2026-09-09T23:45:00Z" w16du:dateUtc="2026-09-09T15:45:00Z">
        <w:r>
          <w:rPr>
            <w:rStyle w:val="af7"/>
            <w:rFonts w:asciiTheme="minorHAnsi" w:eastAsiaTheme="minorEastAsia" w:hAnsiTheme="minorHAnsi" w:cstheme="minorBidi"/>
            <w:color w:val="auto"/>
          </w:rPr>
          <w:commentReference w:id="27"/>
        </w:r>
      </w:ins>
      <w:ins w:id="30" w:author="燚坡 李" w:date="2026-09-09T23:43:00Z" w16du:dateUtc="2026-09-09T15:43:00Z">
        <w:r>
          <w:tab/>
          <w:t>CASE-COMBINED-C04-TAB-01</w:t>
        </w:r>
      </w:ins>
      <w:ins w:id="31" w:author="燚坡 李" w:date="2026-09-09T23:44:00Z" w16du:dateUtc="2026-09-09T15:44:00Z">
        <w:r>
          <w:br/>
        </w:r>
        <w:r w:rsidRPr="00BF61BC">
          <w:rPr>
            <w:b/>
            <w:bCs/>
            <w:rPrChange w:id="32" w:author="燚坡 李" w:date="2026-09-09T23:44:00Z" w16du:dateUtc="2026-09-09T15:44:00Z">
              <w:rPr/>
            </w:rPrChange>
          </w:rPr>
          <w:t>CASE-COMBINED-C04-BREAK-01</w:t>
        </w:r>
      </w:ins>
      <w:bookmarkEnd w:id="26"/>
    </w:p>
    <w:p w14:paraId="42A62AF7" w14:textId="77777777" w:rsidR="007739AA" w:rsidRDefault="007739AA" w:rsidP="007739AA">
      <w:pPr>
        <w:pStyle w:val="2"/>
      </w:pPr>
      <w:bookmarkStart w:id="33" w:name="_Toc239890657"/>
      <w:r>
        <w:t>CASE-COMBINED-C03-HEADING-TWO</w:t>
      </w:r>
      <w:bookmarkEnd w:id="33"/>
    </w:p>
    <w:p w14:paraId="7C8F7CE6" w14:textId="77777777" w:rsidR="007739AA" w:rsidRDefault="007739AA" w:rsidP="007739AA">
      <w:bookmarkStart w:id="34" w:name="CASE_COMBINED_BOOKMARK"/>
      <w:r>
        <w:t>CASE-COMBINED-C03-BOOKMARK-TARGET</w:t>
      </w:r>
      <w:bookmarkEnd w:id="34"/>
    </w:p>
    <w:p w14:paraId="3D933F19" w14:textId="6C72CA29" w:rsidR="007739AA" w:rsidRDefault="007739AA" w:rsidP="007739AA">
      <w:hyperlink r:id="rId16" w:history="1">
        <w:r w:rsidRPr="00F038A9">
          <w:rPr>
            <w:rStyle w:val="af"/>
          </w:rPr>
          <w:t>CASE-COMBINED-C03-EXTERNAL-LINK</w:t>
        </w:r>
      </w:hyperlink>
    </w:p>
    <w:p w14:paraId="1AFECF60" w14:textId="78EC07D0" w:rsidR="007739AA" w:rsidRDefault="007739AA" w:rsidP="007739AA">
      <w:r>
        <w:t>CASE-COMBINED-C03-CROSS-REFERENCE</w:t>
      </w:r>
      <w:r w:rsidR="00604ED5" w:rsidRPr="00604ED5">
        <w:t>:</w:t>
      </w:r>
      <w:r w:rsidR="00604ED5">
        <w:fldChar w:fldCharType="begin"/>
      </w:r>
      <w:r w:rsidR="00604ED5">
        <w:instrText xml:space="preserve"> REF CASE_COMBINED_BOOKMARK \h </w:instrText>
      </w:r>
      <w:r w:rsidR="00604ED5">
        <w:fldChar w:fldCharType="separate"/>
      </w:r>
      <w:r w:rsidR="00604ED5">
        <w:t>CASE-COMBINED-C03-BOOKMARK-TARGET</w:t>
      </w:r>
      <w:r w:rsidR="00604ED5">
        <w:fldChar w:fldCharType="end"/>
      </w:r>
    </w:p>
    <w:p w14:paraId="59019E81" w14:textId="77777777" w:rsidR="00FC288F" w:rsidRPr="00A73B57" w:rsidRDefault="007739AA" w:rsidP="007739AA">
      <w:r>
        <w:t>CASE-COMBINED-C03-TOC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4"/>
          <w:lang w:val="zh-CN"/>
          <w14:ligatures w14:val="standardContextual"/>
        </w:rPr>
        <w:id w:val="1662658092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2E2AA663" w14:textId="680561FE" w:rsidR="00FC288F" w:rsidRDefault="00FC288F">
          <w:pPr>
            <w:pStyle w:val="TOC"/>
          </w:pPr>
          <w:r>
            <w:rPr>
              <w:lang w:val="zh-CN"/>
            </w:rPr>
            <w:t>目录</w:t>
          </w:r>
        </w:p>
        <w:p w14:paraId="162C90A8" w14:textId="2958A46E" w:rsidR="004B4EA1" w:rsidRDefault="00FC288F">
          <w:pPr>
            <w:pStyle w:val="TOC1"/>
            <w:tabs>
              <w:tab w:val="right" w:leader="dot" w:pos="8296"/>
            </w:tabs>
            <w:rPr>
              <w:ins w:id="35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ins w:id="36" w:author="燚坡 李" w:date="2026-09-09T23:57:00Z" w16du:dateUtc="2026-09-09T15:57:00Z">
            <w:r w:rsidR="004B4EA1" w:rsidRPr="007F34CD">
              <w:rPr>
                <w:rStyle w:val="af"/>
                <w:noProof/>
              </w:rPr>
              <w:fldChar w:fldCharType="begin"/>
            </w:r>
            <w:r w:rsidR="004B4EA1" w:rsidRPr="007F34CD">
              <w:rPr>
                <w:rStyle w:val="af"/>
                <w:noProof/>
              </w:rPr>
              <w:instrText xml:space="preserve"> </w:instrText>
            </w:r>
            <w:r w:rsidR="004B4EA1">
              <w:rPr>
                <w:noProof/>
              </w:rPr>
              <w:instrText>HYPERLINK \l "_Toc239890642"</w:instrText>
            </w:r>
            <w:r w:rsidR="004B4EA1" w:rsidRPr="007F34CD">
              <w:rPr>
                <w:rStyle w:val="af"/>
                <w:noProof/>
              </w:rPr>
              <w:instrText xml:space="preserve"> </w:instrText>
            </w:r>
            <w:r w:rsidR="004B4EA1" w:rsidRPr="007F34CD">
              <w:rPr>
                <w:rStyle w:val="af"/>
                <w:noProof/>
              </w:rPr>
            </w:r>
            <w:r w:rsidR="004B4EA1" w:rsidRPr="007F34CD">
              <w:rPr>
                <w:rStyle w:val="af"/>
                <w:noProof/>
              </w:rPr>
              <w:fldChar w:fldCharType="separate"/>
            </w:r>
            <w:r w:rsidR="004B4EA1" w:rsidRPr="007F34CD">
              <w:rPr>
                <w:rStyle w:val="af"/>
                <w:noProof/>
              </w:rPr>
              <w:t>CASE-COMBINED-H1-01</w:t>
            </w:r>
            <w:r w:rsidR="004B4EA1">
              <w:rPr>
                <w:noProof/>
                <w:webHidden/>
              </w:rPr>
              <w:tab/>
            </w:r>
            <w:r w:rsidR="004B4EA1">
              <w:rPr>
                <w:noProof/>
                <w:webHidden/>
              </w:rPr>
              <w:fldChar w:fldCharType="begin"/>
            </w:r>
            <w:r w:rsidR="004B4EA1">
              <w:rPr>
                <w:noProof/>
                <w:webHidden/>
              </w:rPr>
              <w:instrText xml:space="preserve"> PAGEREF _Toc239890642 \h </w:instrText>
            </w:r>
            <w:r w:rsidR="004B4EA1">
              <w:rPr>
                <w:noProof/>
                <w:webHidden/>
              </w:rPr>
            </w:r>
            <w:r w:rsidR="004B4EA1">
              <w:rPr>
                <w:noProof/>
                <w:webHidden/>
              </w:rPr>
              <w:fldChar w:fldCharType="separate"/>
            </w:r>
            <w:r w:rsidR="004B4EA1">
              <w:rPr>
                <w:noProof/>
                <w:webHidden/>
              </w:rPr>
              <w:t>1</w:t>
            </w:r>
            <w:r w:rsidR="004B4EA1">
              <w:rPr>
                <w:noProof/>
                <w:webHidden/>
              </w:rPr>
              <w:fldChar w:fldCharType="end"/>
            </w:r>
            <w:r w:rsidR="004B4EA1" w:rsidRPr="007F34CD">
              <w:rPr>
                <w:rStyle w:val="af"/>
                <w:noProof/>
              </w:rPr>
              <w:fldChar w:fldCharType="end"/>
            </w:r>
          </w:ins>
        </w:p>
        <w:p w14:paraId="46B63FCB" w14:textId="0F7AD90D" w:rsidR="004B4EA1" w:rsidRDefault="004B4EA1">
          <w:pPr>
            <w:pStyle w:val="TOC1"/>
            <w:tabs>
              <w:tab w:val="right" w:leader="dot" w:pos="8296"/>
            </w:tabs>
            <w:rPr>
              <w:ins w:id="37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38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"_Toc239890643"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CASE-COMBINED-H1-02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58BA2284" w14:textId="5B8372E8" w:rsidR="004B4EA1" w:rsidRDefault="004B4EA1">
          <w:pPr>
            <w:pStyle w:val="TOC2"/>
            <w:tabs>
              <w:tab w:val="right" w:leader="dot" w:pos="8296"/>
            </w:tabs>
            <w:rPr>
              <w:ins w:id="39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40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"_Toc239890644"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7CAFEA3" w14:textId="0258461B" w:rsidR="004B4EA1" w:rsidRDefault="004B4EA1">
          <w:pPr>
            <w:pStyle w:val="TOC3"/>
            <w:tabs>
              <w:tab w:val="right" w:leader="dot" w:pos="8296"/>
            </w:tabs>
            <w:rPr>
              <w:ins w:id="41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42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"_Toc239890645"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197A781" w14:textId="2B9AC324" w:rsidR="004B4EA1" w:rsidRDefault="004B4EA1">
          <w:pPr>
            <w:pStyle w:val="TOC2"/>
            <w:tabs>
              <w:tab w:val="right" w:leader="dot" w:pos="8296"/>
            </w:tabs>
            <w:rPr>
              <w:ins w:id="43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44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"_Toc239890646"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201D61A" w14:textId="1F3CE40A" w:rsidR="004B4EA1" w:rsidRDefault="004B4EA1">
          <w:pPr>
            <w:pStyle w:val="TOC3"/>
            <w:tabs>
              <w:tab w:val="right" w:leader="dot" w:pos="8296"/>
            </w:tabs>
            <w:rPr>
              <w:ins w:id="45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46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"_Toc239890647"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B7FA645" w14:textId="2547284E" w:rsidR="004B4EA1" w:rsidRDefault="004B4EA1">
          <w:pPr>
            <w:pStyle w:val="TOC1"/>
            <w:tabs>
              <w:tab w:val="right" w:leader="dot" w:pos="8296"/>
            </w:tabs>
            <w:rPr>
              <w:ins w:id="47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48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"_Toc239890648"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CASE-COMBINED-H1-03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B1A8472" w14:textId="3CBD9B92" w:rsidR="004B4EA1" w:rsidRDefault="004B4EA1">
          <w:pPr>
            <w:pStyle w:val="TOC2"/>
            <w:tabs>
              <w:tab w:val="right" w:leader="dot" w:pos="8296"/>
            </w:tabs>
            <w:rPr>
              <w:ins w:id="49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50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"_Toc239890649"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3581262" w14:textId="714DFC0B" w:rsidR="004B4EA1" w:rsidRDefault="004B4EA1">
          <w:pPr>
            <w:pStyle w:val="TOC3"/>
            <w:tabs>
              <w:tab w:val="right" w:leader="dot" w:pos="8296"/>
            </w:tabs>
            <w:rPr>
              <w:ins w:id="51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52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"_Toc239890650"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24C614F1" w14:textId="27CAB1DD" w:rsidR="004B4EA1" w:rsidRDefault="004B4EA1">
          <w:pPr>
            <w:pStyle w:val="TOC1"/>
            <w:tabs>
              <w:tab w:val="right" w:leader="dot" w:pos="8296"/>
            </w:tabs>
            <w:rPr>
              <w:ins w:id="53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54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"_Toc239890651"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CASE-COMBINED-H1-04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5E1E2522" w14:textId="3E21DCE9" w:rsidR="004B4EA1" w:rsidRDefault="004B4EA1">
          <w:pPr>
            <w:pStyle w:val="TOC2"/>
            <w:tabs>
              <w:tab w:val="right" w:leader="dot" w:pos="8296"/>
            </w:tabs>
            <w:rPr>
              <w:ins w:id="55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56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"_Toc239890652"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CASE-COMBINED-H2-04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45838369" w14:textId="7F4E2E4F" w:rsidR="004B4EA1" w:rsidRDefault="004B4EA1">
          <w:pPr>
            <w:pStyle w:val="TOC3"/>
            <w:tabs>
              <w:tab w:val="right" w:leader="dot" w:pos="8296"/>
            </w:tabs>
            <w:rPr>
              <w:ins w:id="57" w:author="燚坡 李" w:date="2026-09-09T23:57:00Z" w16du:dateUtc="2026-09-09T15:57:00Z"/>
              <w:rFonts w:eastAsiaTheme="minorEastAsia"/>
              <w:smallCaps w:val="0"/>
              <w:noProof/>
              <w:szCs w:val="24"/>
            </w:rPr>
          </w:pPr>
          <w:ins w:id="58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"_Toc239890653"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CASE-COMBINED-H3-04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615528DC" w14:textId="2159EB34" w:rsidR="004B4EA1" w:rsidRDefault="004B4EA1">
          <w:pPr>
            <w:pStyle w:val="TOC1"/>
            <w:tabs>
              <w:tab w:val="right" w:leader="dot" w:pos="8296"/>
            </w:tabs>
            <w:rPr>
              <w:ins w:id="59" w:author="燚坡 李" w:date="2026-09-09T23:57:00Z" w16du:dateUtc="2026-09-09T15:57:00Z"/>
              <w:rFonts w:eastAsiaTheme="minorEastAsia"/>
              <w:b w:val="0"/>
              <w:bCs w:val="0"/>
              <w:caps w:val="0"/>
              <w:noProof/>
              <w:szCs w:val="24"/>
              <w:u w:val="none"/>
            </w:rPr>
          </w:pPr>
          <w:ins w:id="60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"_Toc239890654"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CASE-COMBINED-C03-START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1B0D7856" w14:textId="67304497" w:rsidR="004B4EA1" w:rsidRDefault="004B4EA1">
          <w:pPr>
            <w:pStyle w:val="TOC2"/>
            <w:tabs>
              <w:tab w:val="right" w:leader="dot" w:pos="8296"/>
            </w:tabs>
            <w:rPr>
              <w:ins w:id="61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62" w:author="燚坡 李" w:date="2026-09-09T23:57:00Z" w16du:dateUtc="2026-09-09T15:57:00Z">
            <w:r w:rsidRPr="007F34CD">
              <w:rPr>
                <w:rStyle w:val="af"/>
                <w:noProof/>
              </w:rPr>
              <w:lastRenderedPageBreak/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"_Toc239890655"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CASE-COMBINED-C03-HEADING-ONE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6ECE2ABF" w14:textId="1FB023C9" w:rsidR="004B4EA1" w:rsidRDefault="004B4EA1">
          <w:pPr>
            <w:pStyle w:val="TOC2"/>
            <w:tabs>
              <w:tab w:val="left" w:pos="3795"/>
              <w:tab w:val="right" w:leader="dot" w:pos="8296"/>
            </w:tabs>
            <w:rPr>
              <w:ins w:id="63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64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"_Toc239890656"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CASE-COMBINED-C04-TOC-ENTRY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szCs w:val="24"/>
              </w:rPr>
              <w:tab/>
            </w:r>
            <w:r w:rsidRPr="007F34CD">
              <w:rPr>
                <w:rStyle w:val="af"/>
                <w:noProof/>
              </w:rPr>
              <w:t>CASE-COMBINED-C04-TAB-01 CASE-COMBINED-C04-BREAK-01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764AC15E" w14:textId="5E5B4F07" w:rsidR="004B4EA1" w:rsidRDefault="004B4EA1">
          <w:pPr>
            <w:pStyle w:val="TOC2"/>
            <w:tabs>
              <w:tab w:val="right" w:leader="dot" w:pos="8296"/>
            </w:tabs>
            <w:rPr>
              <w:ins w:id="65" w:author="燚坡 李" w:date="2026-09-09T23:57:00Z" w16du:dateUtc="2026-09-09T15:57:00Z"/>
              <w:rFonts w:eastAsiaTheme="minorEastAsia"/>
              <w:b w:val="0"/>
              <w:bCs w:val="0"/>
              <w:smallCaps w:val="0"/>
              <w:noProof/>
              <w:szCs w:val="24"/>
            </w:rPr>
          </w:pPr>
          <w:ins w:id="66" w:author="燚坡 李" w:date="2026-09-09T23:57:00Z" w16du:dateUtc="2026-09-09T15:57:00Z">
            <w:r w:rsidRPr="007F34CD">
              <w:rPr>
                <w:rStyle w:val="af"/>
                <w:noProof/>
              </w:rPr>
              <w:fldChar w:fldCharType="begin"/>
            </w:r>
            <w:r w:rsidRPr="007F34CD">
              <w:rPr>
                <w:rStyle w:val="af"/>
                <w:noProof/>
              </w:rPr>
              <w:instrText xml:space="preserve"> </w:instrText>
            </w:r>
            <w:r>
              <w:rPr>
                <w:noProof/>
              </w:rPr>
              <w:instrText>HYPERLINK \l "_Toc239890657"</w:instrText>
            </w:r>
            <w:r w:rsidRPr="007F34CD">
              <w:rPr>
                <w:rStyle w:val="af"/>
                <w:noProof/>
              </w:rPr>
              <w:instrText xml:space="preserve"> </w:instrText>
            </w:r>
            <w:r w:rsidRPr="007F34CD">
              <w:rPr>
                <w:rStyle w:val="af"/>
                <w:noProof/>
              </w:rPr>
            </w:r>
            <w:r w:rsidRPr="007F34CD">
              <w:rPr>
                <w:rStyle w:val="af"/>
                <w:noProof/>
              </w:rPr>
              <w:fldChar w:fldCharType="separate"/>
            </w:r>
            <w:r w:rsidRPr="007F34CD">
              <w:rPr>
                <w:rStyle w:val="af"/>
                <w:noProof/>
              </w:rPr>
              <w:t>CASE-COMBINED-C03-HEADING-TWO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  <w:r w:rsidRPr="007F34CD">
              <w:rPr>
                <w:rStyle w:val="af"/>
                <w:noProof/>
              </w:rPr>
              <w:fldChar w:fldCharType="end"/>
            </w:r>
          </w:ins>
        </w:p>
        <w:p w14:paraId="2DA1BD3B" w14:textId="2CE92737" w:rsidR="00FC288F" w:rsidDel="004B4EA1" w:rsidRDefault="00FC288F">
          <w:pPr>
            <w:pStyle w:val="TOC1"/>
            <w:tabs>
              <w:tab w:val="right" w:leader="dot" w:pos="8296"/>
            </w:tabs>
            <w:rPr>
              <w:del w:id="67" w:author="燚坡 李" w:date="2026-09-09T23:57:00Z" w16du:dateUtc="2026-09-09T15:57:00Z"/>
              <w:noProof/>
            </w:rPr>
          </w:pPr>
          <w:del w:id="68" w:author="燚坡 李" w:date="2026-09-09T23:57:00Z" w16du:dateUtc="2026-09-09T15:57:00Z">
            <w:r w:rsidRPr="004B4EA1" w:rsidDel="004B4EA1">
              <w:rPr>
                <w:noProof/>
                <w:rPrChange w:id="69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CASE-COMBINED-H1-01</w:delText>
            </w:r>
            <w:r w:rsidDel="004B4EA1">
              <w:rPr>
                <w:noProof/>
                <w:webHidden/>
              </w:rPr>
              <w:tab/>
              <w:delText>1</w:delText>
            </w:r>
          </w:del>
        </w:p>
        <w:p w14:paraId="30E548BE" w14:textId="04177EB0" w:rsidR="00FC288F" w:rsidDel="004B4EA1" w:rsidRDefault="00FC288F">
          <w:pPr>
            <w:pStyle w:val="TOC1"/>
            <w:tabs>
              <w:tab w:val="right" w:leader="dot" w:pos="8296"/>
            </w:tabs>
            <w:rPr>
              <w:del w:id="70" w:author="燚坡 李" w:date="2026-09-09T23:57:00Z" w16du:dateUtc="2026-09-09T15:57:00Z"/>
              <w:noProof/>
            </w:rPr>
          </w:pPr>
          <w:del w:id="71" w:author="燚坡 李" w:date="2026-09-09T23:57:00Z" w16du:dateUtc="2026-09-09T15:57:00Z">
            <w:r w:rsidRPr="004B4EA1" w:rsidDel="004B4EA1">
              <w:rPr>
                <w:noProof/>
                <w:rPrChange w:id="72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CASE-COMBINED-H1-02</w:delText>
            </w:r>
            <w:r w:rsidDel="004B4EA1">
              <w:rPr>
                <w:noProof/>
                <w:webHidden/>
              </w:rPr>
              <w:tab/>
              <w:delText>2</w:delText>
            </w:r>
          </w:del>
        </w:p>
        <w:p w14:paraId="67245F5D" w14:textId="57D91276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73" w:author="燚坡 李" w:date="2026-09-09T23:57:00Z" w16du:dateUtc="2026-09-09T15:57:00Z"/>
              <w:noProof/>
            </w:rPr>
          </w:pPr>
          <w:del w:id="74" w:author="燚坡 李" w:date="2026-09-09T23:57:00Z" w16du:dateUtc="2026-09-09T15:57:00Z">
            <w:r w:rsidRPr="004B4EA1" w:rsidDel="004B4EA1">
              <w:rPr>
                <w:noProof/>
                <w:rPrChange w:id="75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CASE-COMBINED-H2-01</w:delText>
            </w:r>
            <w:r w:rsidDel="004B4EA1">
              <w:rPr>
                <w:noProof/>
                <w:webHidden/>
              </w:rPr>
              <w:tab/>
              <w:delText>4</w:delText>
            </w:r>
          </w:del>
        </w:p>
        <w:p w14:paraId="796B516B" w14:textId="5C86D8A4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76" w:author="燚坡 李" w:date="2026-09-09T23:57:00Z" w16du:dateUtc="2026-09-09T15:57:00Z"/>
              <w:noProof/>
            </w:rPr>
          </w:pPr>
          <w:del w:id="77" w:author="燚坡 李" w:date="2026-09-09T23:57:00Z" w16du:dateUtc="2026-09-09T15:57:00Z">
            <w:r w:rsidRPr="004B4EA1" w:rsidDel="004B4EA1">
              <w:rPr>
                <w:noProof/>
                <w:rPrChange w:id="78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CASE-COMBINED-H3-01</w:delText>
            </w:r>
            <w:r w:rsidDel="004B4EA1">
              <w:rPr>
                <w:noProof/>
                <w:webHidden/>
              </w:rPr>
              <w:tab/>
              <w:delText>6</w:delText>
            </w:r>
          </w:del>
        </w:p>
        <w:p w14:paraId="251F5F86" w14:textId="78D71E55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79" w:author="燚坡 李" w:date="2026-09-09T23:57:00Z" w16du:dateUtc="2026-09-09T15:57:00Z"/>
              <w:noProof/>
            </w:rPr>
          </w:pPr>
          <w:del w:id="80" w:author="燚坡 李" w:date="2026-09-09T23:57:00Z" w16du:dateUtc="2026-09-09T15:57:00Z">
            <w:r w:rsidRPr="004B4EA1" w:rsidDel="004B4EA1">
              <w:rPr>
                <w:noProof/>
                <w:rPrChange w:id="81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CASE-COMBINED-H2-02</w:delText>
            </w:r>
            <w:r w:rsidDel="004B4EA1">
              <w:rPr>
                <w:noProof/>
                <w:webHidden/>
              </w:rPr>
              <w:tab/>
              <w:delText>10</w:delText>
            </w:r>
          </w:del>
        </w:p>
        <w:p w14:paraId="3FA04F80" w14:textId="7A585517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82" w:author="燚坡 李" w:date="2026-09-09T23:57:00Z" w16du:dateUtc="2026-09-09T15:57:00Z"/>
              <w:noProof/>
            </w:rPr>
          </w:pPr>
          <w:del w:id="83" w:author="燚坡 李" w:date="2026-09-09T23:57:00Z" w16du:dateUtc="2026-09-09T15:57:00Z">
            <w:r w:rsidRPr="004B4EA1" w:rsidDel="004B4EA1">
              <w:rPr>
                <w:noProof/>
                <w:rPrChange w:id="84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CASE-COMBINED-H3-02</w:delText>
            </w:r>
            <w:r w:rsidDel="004B4EA1">
              <w:rPr>
                <w:noProof/>
                <w:webHidden/>
              </w:rPr>
              <w:tab/>
              <w:delText>11</w:delText>
            </w:r>
          </w:del>
        </w:p>
        <w:p w14:paraId="0416C7B5" w14:textId="03962D2D" w:rsidR="00FC288F" w:rsidDel="004B4EA1" w:rsidRDefault="00FC288F">
          <w:pPr>
            <w:pStyle w:val="TOC1"/>
            <w:tabs>
              <w:tab w:val="right" w:leader="dot" w:pos="8296"/>
            </w:tabs>
            <w:rPr>
              <w:del w:id="85" w:author="燚坡 李" w:date="2026-09-09T23:57:00Z" w16du:dateUtc="2026-09-09T15:57:00Z"/>
              <w:noProof/>
            </w:rPr>
          </w:pPr>
          <w:del w:id="86" w:author="燚坡 李" w:date="2026-09-09T23:57:00Z" w16du:dateUtc="2026-09-09T15:57:00Z">
            <w:r w:rsidRPr="004B4EA1" w:rsidDel="004B4EA1">
              <w:rPr>
                <w:noProof/>
                <w:rPrChange w:id="87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CASE-COMBINED-H1-03</w:delText>
            </w:r>
            <w:r w:rsidDel="004B4EA1">
              <w:rPr>
                <w:noProof/>
                <w:webHidden/>
              </w:rPr>
              <w:tab/>
              <w:delText>15</w:delText>
            </w:r>
          </w:del>
        </w:p>
        <w:p w14:paraId="78F814EF" w14:textId="0C0CF0E8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88" w:author="燚坡 李" w:date="2026-09-09T23:57:00Z" w16du:dateUtc="2026-09-09T15:57:00Z"/>
              <w:noProof/>
            </w:rPr>
          </w:pPr>
          <w:del w:id="89" w:author="燚坡 李" w:date="2026-09-09T23:57:00Z" w16du:dateUtc="2026-09-09T15:57:00Z">
            <w:r w:rsidRPr="004B4EA1" w:rsidDel="004B4EA1">
              <w:rPr>
                <w:noProof/>
                <w:rPrChange w:id="90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CASE-COMBINED-H2-03</w:delText>
            </w:r>
            <w:r w:rsidDel="004B4EA1">
              <w:rPr>
                <w:noProof/>
                <w:webHidden/>
              </w:rPr>
              <w:tab/>
              <w:delText>17</w:delText>
            </w:r>
          </w:del>
        </w:p>
        <w:p w14:paraId="60481F24" w14:textId="7B0E10BF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91" w:author="燚坡 李" w:date="2026-09-09T23:57:00Z" w16du:dateUtc="2026-09-09T15:57:00Z"/>
              <w:noProof/>
            </w:rPr>
          </w:pPr>
          <w:del w:id="92" w:author="燚坡 李" w:date="2026-09-09T23:57:00Z" w16du:dateUtc="2026-09-09T15:57:00Z">
            <w:r w:rsidRPr="004B4EA1" w:rsidDel="004B4EA1">
              <w:rPr>
                <w:noProof/>
                <w:rPrChange w:id="93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CASE-COMBINED-H3-03</w:delText>
            </w:r>
            <w:r w:rsidDel="004B4EA1">
              <w:rPr>
                <w:noProof/>
                <w:webHidden/>
              </w:rPr>
              <w:tab/>
              <w:delText>19</w:delText>
            </w:r>
          </w:del>
        </w:p>
        <w:p w14:paraId="49DF8DC1" w14:textId="7FFD785B" w:rsidR="00FC288F" w:rsidDel="004B4EA1" w:rsidRDefault="00FC288F">
          <w:pPr>
            <w:pStyle w:val="TOC1"/>
            <w:tabs>
              <w:tab w:val="right" w:leader="dot" w:pos="8296"/>
            </w:tabs>
            <w:rPr>
              <w:del w:id="94" w:author="燚坡 李" w:date="2026-09-09T23:57:00Z" w16du:dateUtc="2026-09-09T15:57:00Z"/>
              <w:noProof/>
            </w:rPr>
          </w:pPr>
          <w:del w:id="95" w:author="燚坡 李" w:date="2026-09-09T23:57:00Z" w16du:dateUtc="2026-09-09T15:57:00Z">
            <w:r w:rsidRPr="004B4EA1" w:rsidDel="004B4EA1">
              <w:rPr>
                <w:noProof/>
                <w:rPrChange w:id="96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CASE-COMBINED-H1-04</w:delText>
            </w:r>
            <w:r w:rsidDel="004B4EA1">
              <w:rPr>
                <w:noProof/>
                <w:webHidden/>
              </w:rPr>
              <w:tab/>
              <w:delText>22</w:delText>
            </w:r>
          </w:del>
        </w:p>
        <w:p w14:paraId="204E119D" w14:textId="2F1FF149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97" w:author="燚坡 李" w:date="2026-09-09T23:57:00Z" w16du:dateUtc="2026-09-09T15:57:00Z"/>
              <w:noProof/>
            </w:rPr>
          </w:pPr>
          <w:del w:id="98" w:author="燚坡 李" w:date="2026-09-09T23:57:00Z" w16du:dateUtc="2026-09-09T15:57:00Z">
            <w:r w:rsidRPr="004B4EA1" w:rsidDel="004B4EA1">
              <w:rPr>
                <w:noProof/>
                <w:rPrChange w:id="99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CASE-COMBINED-H2-04</w:delText>
            </w:r>
            <w:r w:rsidDel="004B4EA1">
              <w:rPr>
                <w:noProof/>
                <w:webHidden/>
              </w:rPr>
              <w:tab/>
              <w:delText>24</w:delText>
            </w:r>
          </w:del>
        </w:p>
        <w:p w14:paraId="6E06681C" w14:textId="7F4D95ED" w:rsidR="00FC288F" w:rsidDel="004B4EA1" w:rsidRDefault="00FC288F">
          <w:pPr>
            <w:pStyle w:val="TOC3"/>
            <w:tabs>
              <w:tab w:val="right" w:leader="dot" w:pos="8296"/>
            </w:tabs>
            <w:ind w:left="880"/>
            <w:rPr>
              <w:del w:id="100" w:author="燚坡 李" w:date="2026-09-09T23:57:00Z" w16du:dateUtc="2026-09-09T15:57:00Z"/>
              <w:noProof/>
            </w:rPr>
          </w:pPr>
          <w:del w:id="101" w:author="燚坡 李" w:date="2026-09-09T23:57:00Z" w16du:dateUtc="2026-09-09T15:57:00Z">
            <w:r w:rsidRPr="004B4EA1" w:rsidDel="004B4EA1">
              <w:rPr>
                <w:noProof/>
                <w:rPrChange w:id="102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CASE-COMBINED-H3-04</w:delText>
            </w:r>
            <w:r w:rsidDel="004B4EA1">
              <w:rPr>
                <w:noProof/>
                <w:webHidden/>
              </w:rPr>
              <w:tab/>
              <w:delText>26</w:delText>
            </w:r>
          </w:del>
        </w:p>
        <w:p w14:paraId="06D4DD3B" w14:textId="0E96465F" w:rsidR="00FC288F" w:rsidDel="004B4EA1" w:rsidRDefault="00FC288F">
          <w:pPr>
            <w:pStyle w:val="TOC1"/>
            <w:tabs>
              <w:tab w:val="right" w:leader="dot" w:pos="8296"/>
            </w:tabs>
            <w:rPr>
              <w:del w:id="103" w:author="燚坡 李" w:date="2026-09-09T23:57:00Z" w16du:dateUtc="2026-09-09T15:57:00Z"/>
              <w:noProof/>
            </w:rPr>
          </w:pPr>
          <w:del w:id="104" w:author="燚坡 李" w:date="2026-09-09T23:57:00Z" w16du:dateUtc="2026-09-09T15:57:00Z">
            <w:r w:rsidRPr="004B4EA1" w:rsidDel="004B4EA1">
              <w:rPr>
                <w:noProof/>
                <w:rPrChange w:id="105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CASE-COMBINED-C03-START</w:delText>
            </w:r>
            <w:r w:rsidDel="004B4EA1">
              <w:rPr>
                <w:noProof/>
                <w:webHidden/>
              </w:rPr>
              <w:tab/>
              <w:delText>31</w:delText>
            </w:r>
          </w:del>
        </w:p>
        <w:p w14:paraId="2F37D8DB" w14:textId="4B231DC4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106" w:author="燚坡 李" w:date="2026-09-09T23:57:00Z" w16du:dateUtc="2026-09-09T15:57:00Z"/>
              <w:noProof/>
            </w:rPr>
          </w:pPr>
          <w:del w:id="107" w:author="燚坡 李" w:date="2026-09-09T23:57:00Z" w16du:dateUtc="2026-09-09T15:57:00Z">
            <w:r w:rsidRPr="004B4EA1" w:rsidDel="004B4EA1">
              <w:rPr>
                <w:noProof/>
                <w:rPrChange w:id="108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CASE-COMBINED-C03-HEADING-ONE</w:delText>
            </w:r>
            <w:r w:rsidDel="004B4EA1">
              <w:rPr>
                <w:noProof/>
                <w:webHidden/>
              </w:rPr>
              <w:tab/>
              <w:delText>31</w:delText>
            </w:r>
          </w:del>
        </w:p>
        <w:p w14:paraId="0C871AC9" w14:textId="4C9001CE" w:rsidR="00FC288F" w:rsidDel="004B4EA1" w:rsidRDefault="00FC288F">
          <w:pPr>
            <w:pStyle w:val="TOC2"/>
            <w:tabs>
              <w:tab w:val="right" w:leader="dot" w:pos="8296"/>
            </w:tabs>
            <w:ind w:left="440"/>
            <w:rPr>
              <w:del w:id="109" w:author="燚坡 李" w:date="2026-09-09T23:57:00Z" w16du:dateUtc="2026-09-09T15:57:00Z"/>
              <w:noProof/>
            </w:rPr>
          </w:pPr>
          <w:del w:id="110" w:author="燚坡 李" w:date="2026-09-09T23:57:00Z" w16du:dateUtc="2026-09-09T15:57:00Z">
            <w:r w:rsidRPr="004B4EA1" w:rsidDel="004B4EA1">
              <w:rPr>
                <w:noProof/>
                <w:rPrChange w:id="111" w:author="燚坡 李" w:date="2026-09-09T23:57:00Z" w16du:dateUtc="2026-09-09T15:57:00Z">
                  <w:rPr>
                    <w:rStyle w:val="af"/>
                    <w:noProof/>
                  </w:rPr>
                </w:rPrChange>
              </w:rPr>
              <w:delText>CASE-COMBINED-C03-HEADING-TWO</w:delText>
            </w:r>
            <w:r w:rsidDel="004B4EA1">
              <w:rPr>
                <w:noProof/>
                <w:webHidden/>
              </w:rPr>
              <w:tab/>
              <w:delText>31</w:delText>
            </w:r>
          </w:del>
        </w:p>
        <w:p w14:paraId="353DF08B" w14:textId="5931D6AC" w:rsidR="00FC288F" w:rsidRDefault="00FC288F">
          <w:r>
            <w:rPr>
              <w:b/>
              <w:bCs/>
              <w:noProof/>
            </w:rPr>
            <w:fldChar w:fldCharType="end"/>
          </w:r>
        </w:p>
      </w:sdtContent>
    </w:sdt>
    <w:p w14:paraId="5308D42B" w14:textId="77777777" w:rsidR="007C53A9" w:rsidRDefault="007C53A9" w:rsidP="007739AA">
      <w:pPr>
        <w:sectPr w:rsidR="007C53A9" w:rsidSect="00970791">
          <w:headerReference w:type="default" r:id="rId17"/>
          <w:footerReference w:type="default" r:id="rId1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A84EA3" w14:textId="633B099C" w:rsidR="00A73B57" w:rsidRPr="00A73B57" w:rsidRDefault="0085286F" w:rsidP="007739AA">
      <w:r w:rsidRPr="0085286F">
        <w:lastRenderedPageBreak/>
        <w:t>CASE-COMBINED-C03-SECTION3</w:t>
      </w:r>
    </w:p>
    <w:sectPr w:rsidR="00A73B57" w:rsidRPr="00A73B57" w:rsidSect="00C72345">
      <w:headerReference w:type="default" r:id="rId19"/>
      <w:footerReference w:type="default" r:id="rId20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0" w:author="燚坡 李" w:date="2026-09-09T23:44:00Z" w:initials="燚李">
    <w:p w14:paraId="2CAE46AC" w14:textId="32B985A4" w:rsidR="00BF61BC" w:rsidRDefault="00BF61BC">
      <w:pPr>
        <w:pStyle w:val="af8"/>
      </w:pPr>
      <w:r>
        <w:rPr>
          <w:rStyle w:val="af7"/>
        </w:rPr>
        <w:annotationRef/>
      </w:r>
      <w:r w:rsidR="001A40EC" w:rsidRPr="001A40EC">
        <w:t>CASE-COMBINED-C04-COMMENT-01</w:t>
      </w:r>
    </w:p>
  </w:comment>
  <w:comment w:id="27" w:author="燚坡 李" w:date="2026-09-09T23:45:00Z" w:initials="燚李">
    <w:p w14:paraId="095C7A5F" w14:textId="53381D8A" w:rsidR="00BF61BC" w:rsidRDefault="00BF61BC">
      <w:pPr>
        <w:pStyle w:val="af8"/>
      </w:pPr>
      <w:r>
        <w:rPr>
          <w:rStyle w:val="af7"/>
        </w:rPr>
        <w:annotationRef/>
      </w:r>
      <w:r w:rsidR="00D17DF6" w:rsidRPr="00D17DF6">
        <w:t>CASE-COMBINED-C04-COMMENT-02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AE46AC" w15:done="0"/>
  <w15:commentEx w15:paraId="095C7A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FBA8E12" w16cex:dateUtc="2026-09-09T15:44:00Z"/>
  <w16cex:commentExtensible w16cex:durableId="2FFDB960" w16cex:dateUtc="2026-09-09T15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AE46AC" w16cid:durableId="1FBA8E12"/>
  <w16cid:commentId w16cid:paraId="095C7A5F" w16cid:durableId="2FFDB9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5FDC31" w14:textId="77777777" w:rsidR="00DE790C" w:rsidRDefault="00DE790C" w:rsidP="00C35173">
      <w:pPr>
        <w:spacing w:after="0" w:line="240" w:lineRule="auto"/>
      </w:pPr>
      <w:r>
        <w:separator/>
      </w:r>
    </w:p>
  </w:endnote>
  <w:endnote w:type="continuationSeparator" w:id="0">
    <w:p w14:paraId="77E44018" w14:textId="77777777" w:rsidR="00DE790C" w:rsidRDefault="00DE790C" w:rsidP="00C3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-1479838181"/>
      <w:docPartObj>
        <w:docPartGallery w:val="Page Numbers (Bottom of Page)"/>
        <w:docPartUnique/>
      </w:docPartObj>
    </w:sdtPr>
    <w:sdtContent>
      <w:p w14:paraId="0212A4C6" w14:textId="043A83FC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541FB896" w14:textId="77777777" w:rsidR="00C35173" w:rsidRDefault="00C35173" w:rsidP="007427DD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576D5" w14:textId="25E02FFE" w:rsidR="00C35173" w:rsidRDefault="00234B9B">
    <w:pPr>
      <w:pStyle w:val="af3"/>
    </w:pPr>
    <w:r w:rsidRPr="00234B9B">
      <w:t>CASE-COMBINED-C03-FOOTER-S1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573526" w14:textId="6FF0D421" w:rsidR="00423FB1" w:rsidRPr="00423FB1" w:rsidRDefault="00423FB1" w:rsidP="00423FB1">
    <w:pPr>
      <w:pStyle w:val="af3"/>
    </w:pPr>
    <w:r w:rsidRPr="00423FB1">
      <w:t>CASE-COMBINED-C03-FOOTER-S2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1159261746"/>
      <w:docPartObj>
        <w:docPartGallery w:val="Page Numbers (Bottom of Page)"/>
        <w:docPartUnique/>
      </w:docPartObj>
    </w:sdtPr>
    <w:sdtContent>
      <w:p w14:paraId="2655FFEE" w14:textId="660B0E4B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33</w:t>
        </w:r>
        <w:r>
          <w:rPr>
            <w:rStyle w:val="af5"/>
          </w:rPr>
          <w:fldChar w:fldCharType="end"/>
        </w:r>
      </w:p>
    </w:sdtContent>
  </w:sdt>
  <w:p w14:paraId="65945D9F" w14:textId="35AE6DB2" w:rsidR="00BF1D5E" w:rsidRPr="00BF1D5E" w:rsidRDefault="00BF1D5E" w:rsidP="007427DD">
    <w:pPr>
      <w:pStyle w:val="af3"/>
      <w:ind w:right="360"/>
    </w:pPr>
    <w:r w:rsidRPr="00BF1D5E">
      <w:t>CASE-COMBINED-C03-FOOTER-S3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0CC113" w14:textId="77777777" w:rsidR="00DE790C" w:rsidRDefault="00DE790C" w:rsidP="00C35173">
      <w:pPr>
        <w:spacing w:after="0" w:line="240" w:lineRule="auto"/>
      </w:pPr>
      <w:r>
        <w:separator/>
      </w:r>
    </w:p>
  </w:footnote>
  <w:footnote w:type="continuationSeparator" w:id="0">
    <w:p w14:paraId="40CD8E23" w14:textId="77777777" w:rsidR="00DE790C" w:rsidRDefault="00DE790C" w:rsidP="00C35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987C4" w14:textId="47D04BB7" w:rsidR="00C35173" w:rsidRDefault="00C35173">
    <w:pPr>
      <w:pStyle w:val="af1"/>
    </w:pPr>
    <w:r w:rsidRPr="00C35173">
      <w:t>CASE-COMBINED-C03-HEADER-S1</w:t>
    </w:r>
  </w:p>
  <w:p w14:paraId="1FA498BD" w14:textId="77777777" w:rsidR="00C35173" w:rsidRDefault="00C35173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C4E30" w14:textId="75D7E739" w:rsidR="00C31073" w:rsidRPr="00C31073" w:rsidRDefault="00C31073" w:rsidP="00C31073">
    <w:pPr>
      <w:pStyle w:val="af1"/>
    </w:pPr>
    <w:r w:rsidRPr="00C31073">
      <w:t>CASE-COMBINED-C03-HEADER-S2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D7CBB" w14:textId="3CBD02BF" w:rsidR="00065437" w:rsidRPr="00065437" w:rsidRDefault="00065437" w:rsidP="00065437">
    <w:pPr>
      <w:pStyle w:val="af1"/>
    </w:pPr>
    <w:r w:rsidRPr="00065437">
      <w:t>CASE-COMBINED-C03-HEADER-S3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7011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9851504"/>
    <w:multiLevelType w:val="hybridMultilevel"/>
    <w:tmpl w:val="D01E9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062252"/>
    <w:multiLevelType w:val="hybridMultilevel"/>
    <w:tmpl w:val="9B96758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E77656C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C8E06C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37885901">
    <w:abstractNumId w:val="1"/>
  </w:num>
  <w:num w:numId="2" w16cid:durableId="1234849514">
    <w:abstractNumId w:val="2"/>
  </w:num>
  <w:num w:numId="3" w16cid:durableId="339162100">
    <w:abstractNumId w:val="4"/>
  </w:num>
  <w:num w:numId="4" w16cid:durableId="880244484">
    <w:abstractNumId w:val="3"/>
  </w:num>
  <w:num w:numId="5" w16cid:durableId="3934340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7"/>
    <w:rsid w:val="000151BB"/>
    <w:rsid w:val="00065437"/>
    <w:rsid w:val="000C0685"/>
    <w:rsid w:val="000C5D8E"/>
    <w:rsid w:val="00180C15"/>
    <w:rsid w:val="001A40EC"/>
    <w:rsid w:val="001C193E"/>
    <w:rsid w:val="00231E11"/>
    <w:rsid w:val="00234B9B"/>
    <w:rsid w:val="002876F4"/>
    <w:rsid w:val="002F7F7D"/>
    <w:rsid w:val="004014F6"/>
    <w:rsid w:val="00423FB1"/>
    <w:rsid w:val="0045481E"/>
    <w:rsid w:val="00467234"/>
    <w:rsid w:val="004B4EA1"/>
    <w:rsid w:val="004E6A27"/>
    <w:rsid w:val="005B1626"/>
    <w:rsid w:val="00604ED5"/>
    <w:rsid w:val="006315BB"/>
    <w:rsid w:val="00632EB8"/>
    <w:rsid w:val="00645B5A"/>
    <w:rsid w:val="006B4EFF"/>
    <w:rsid w:val="007427DD"/>
    <w:rsid w:val="007573BB"/>
    <w:rsid w:val="007739AA"/>
    <w:rsid w:val="007C4014"/>
    <w:rsid w:val="007C53A9"/>
    <w:rsid w:val="007C7BCB"/>
    <w:rsid w:val="007D48E7"/>
    <w:rsid w:val="007D699F"/>
    <w:rsid w:val="0085286F"/>
    <w:rsid w:val="008A41F7"/>
    <w:rsid w:val="008B17F0"/>
    <w:rsid w:val="008F6D9C"/>
    <w:rsid w:val="009258D5"/>
    <w:rsid w:val="00934863"/>
    <w:rsid w:val="00950AD1"/>
    <w:rsid w:val="00970791"/>
    <w:rsid w:val="009E08CB"/>
    <w:rsid w:val="00A2693B"/>
    <w:rsid w:val="00A65A1B"/>
    <w:rsid w:val="00A73B57"/>
    <w:rsid w:val="00BA2E4E"/>
    <w:rsid w:val="00BA58C8"/>
    <w:rsid w:val="00BF1D5E"/>
    <w:rsid w:val="00BF61BC"/>
    <w:rsid w:val="00C31073"/>
    <w:rsid w:val="00C35173"/>
    <w:rsid w:val="00C72345"/>
    <w:rsid w:val="00CB04D7"/>
    <w:rsid w:val="00CD62A7"/>
    <w:rsid w:val="00D17DF6"/>
    <w:rsid w:val="00D666C9"/>
    <w:rsid w:val="00DB2EC3"/>
    <w:rsid w:val="00DE790C"/>
    <w:rsid w:val="00DF37D0"/>
    <w:rsid w:val="00E76D3D"/>
    <w:rsid w:val="00F038A9"/>
    <w:rsid w:val="00F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A5B11"/>
  <w15:chartTrackingRefBased/>
  <w15:docId w15:val="{8B6E4851-2EEB-2742-8E08-853E1C74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4E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6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6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A27"/>
    <w:rPr>
      <w:b/>
      <w:bCs/>
      <w:smallCaps/>
      <w:color w:val="2F5496" w:themeColor="accent1" w:themeShade="BF"/>
      <w:spacing w:val="5"/>
    </w:rPr>
  </w:style>
  <w:style w:type="numbering" w:customStyle="1" w:styleId="1">
    <w:name w:val="当前列表1"/>
    <w:uiPriority w:val="99"/>
    <w:rsid w:val="006315BB"/>
    <w:pPr>
      <w:numPr>
        <w:numId w:val="4"/>
      </w:numPr>
    </w:pPr>
  </w:style>
  <w:style w:type="table" w:styleId="ae">
    <w:name w:val="Table Grid"/>
    <w:basedOn w:val="a1"/>
    <w:uiPriority w:val="39"/>
    <w:rsid w:val="00DB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0"/>
    <w:next w:val="a"/>
    <w:uiPriority w:val="39"/>
    <w:unhideWhenUsed/>
    <w:qFormat/>
    <w:rsid w:val="00FC288F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C288F"/>
    <w:pPr>
      <w:spacing w:before="360" w:after="360"/>
    </w:pPr>
    <w:rPr>
      <w:rFonts w:eastAsiaTheme="minorHAnsi"/>
      <w:b/>
      <w:bCs/>
      <w:caps/>
      <w:szCs w:val="22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b/>
      <w:bCs/>
      <w:smallCap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smallCaps/>
      <w:szCs w:val="22"/>
    </w:rPr>
  </w:style>
  <w:style w:type="character" w:styleId="af">
    <w:name w:val="Hyperlink"/>
    <w:basedOn w:val="a0"/>
    <w:uiPriority w:val="99"/>
    <w:unhideWhenUsed/>
    <w:rsid w:val="00FC288F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5">
    <w:name w:val="toc 5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6">
    <w:name w:val="toc 6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7">
    <w:name w:val="toc 7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8">
    <w:name w:val="toc 8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9">
    <w:name w:val="toc 9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character" w:styleId="af0">
    <w:name w:val="Unresolved Mention"/>
    <w:basedOn w:val="a0"/>
    <w:uiPriority w:val="99"/>
    <w:semiHidden/>
    <w:unhideWhenUsed/>
    <w:rsid w:val="00F038A9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35173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35173"/>
    <w:rPr>
      <w:sz w:val="18"/>
      <w:szCs w:val="18"/>
    </w:rPr>
  </w:style>
  <w:style w:type="character" w:styleId="af5">
    <w:name w:val="page number"/>
    <w:basedOn w:val="a0"/>
    <w:uiPriority w:val="99"/>
    <w:semiHidden/>
    <w:unhideWhenUsed/>
    <w:rsid w:val="007427DD"/>
  </w:style>
  <w:style w:type="paragraph" w:styleId="af6">
    <w:name w:val="Revision"/>
    <w:hidden/>
    <w:uiPriority w:val="99"/>
    <w:semiHidden/>
    <w:rsid w:val="00BF61BC"/>
    <w:pPr>
      <w:spacing w:after="0" w:line="240" w:lineRule="auto"/>
    </w:pPr>
  </w:style>
  <w:style w:type="character" w:styleId="af7">
    <w:name w:val="annotation reference"/>
    <w:basedOn w:val="a0"/>
    <w:uiPriority w:val="99"/>
    <w:semiHidden/>
    <w:unhideWhenUsed/>
    <w:rsid w:val="00BF61BC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BF61BC"/>
  </w:style>
  <w:style w:type="character" w:customStyle="1" w:styleId="af9">
    <w:name w:val="批注文字 字符"/>
    <w:basedOn w:val="a0"/>
    <w:link w:val="af8"/>
    <w:uiPriority w:val="99"/>
    <w:semiHidden/>
    <w:rsid w:val="00BF61BC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BF61BC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BF6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example.com/rswordparser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DD3742-1F3B-E646-827F-B94C0170C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7669</Words>
  <Characters>43714</Characters>
  <Application>Microsoft Office Word</Application>
  <DocSecurity>0</DocSecurity>
  <Lines>364</Lines>
  <Paragraphs>102</Paragraphs>
  <ScaleCrop>false</ScaleCrop>
  <Company/>
  <LinksUpToDate>false</LinksUpToDate>
  <CharactersWithSpaces>51281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2026-09-09T15:58:00Z</dcterms:created>
  <dcterms:modified xsi:type="dcterms:W3CDTF">2026-09-09T15:58:00Z</dcterms:modified>
</cp:coreProperties>
</file>