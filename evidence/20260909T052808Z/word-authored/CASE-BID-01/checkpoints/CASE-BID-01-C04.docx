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50E7" w14:textId="5E9D45C8" w:rsidR="00A227CE" w:rsidRDefault="00A227CE">
      <w:r>
        <w:rPr>
          <w:rFonts w:hint="eastAsia"/>
        </w:rPr>
        <w:t>CASE-BID-00</w:t>
      </w:r>
    </w:p>
    <w:p w14:paraId="17454AF8" w14:textId="77777777" w:rsidR="00A227CE" w:rsidRDefault="00A227CE" w:rsidP="00A227CE">
      <w:r>
        <w:t>CASE-BID-01 投标报价书</w:t>
      </w:r>
    </w:p>
    <w:p w14:paraId="5859CEC7" w14:textId="77777777" w:rsidR="00A227CE" w:rsidRDefault="00A227CE" w:rsidP="00A227CE">
      <w:pPr>
        <w:pStyle w:val="1"/>
      </w:pPr>
      <w:r>
        <w:t>CASE-BID-H1 1. 项目概述</w:t>
      </w:r>
    </w:p>
    <w:p w14:paraId="085E9B76" w14:textId="77777777" w:rsidR="00A227CE" w:rsidRDefault="00A227CE" w:rsidP="00A227CE">
      <w:r>
        <w:t>本项目是用于 DOCX 解析器兼容性验证的合成报价文件，不涉及真实客户或商业数据。</w:t>
      </w:r>
    </w:p>
    <w:p w14:paraId="307EB850" w14:textId="77777777" w:rsidR="00A227CE" w:rsidRDefault="00A227CE" w:rsidP="00A227CE">
      <w:pPr>
        <w:pStyle w:val="2"/>
      </w:pPr>
      <w:r>
        <w:t>CASE-BID-H2 1.1 服务范围</w:t>
      </w:r>
    </w:p>
    <w:p w14:paraId="0871A29E" w14:textId="77777777" w:rsidR="00A227CE" w:rsidRDefault="00A227CE" w:rsidP="00A227CE">
      <w:r>
        <w:t>CASE-BID-SCOPE</w:t>
      </w:r>
    </w:p>
    <w:p w14:paraId="0A783ACE" w14:textId="77777777" w:rsidR="00A227CE" w:rsidRDefault="00A227CE" w:rsidP="00A227CE">
      <w:pPr>
        <w:pStyle w:val="a9"/>
        <w:numPr>
          <w:ilvl w:val="0"/>
          <w:numId w:val="1"/>
        </w:numPr>
      </w:pPr>
      <w:r>
        <w:t>需求调研与文档迁移</w:t>
      </w:r>
    </w:p>
    <w:p w14:paraId="4174952D" w14:textId="77777777" w:rsidR="00A227CE" w:rsidRDefault="00A227CE" w:rsidP="00A227CE">
      <w:pPr>
        <w:pStyle w:val="a9"/>
        <w:numPr>
          <w:ilvl w:val="0"/>
          <w:numId w:val="1"/>
        </w:numPr>
      </w:pPr>
      <w:r>
        <w:t>表格结构与样式保留</w:t>
      </w:r>
    </w:p>
    <w:p w14:paraId="308BBCDC" w14:textId="77777777" w:rsidR="00A227CE" w:rsidRDefault="00A227CE" w:rsidP="00A227CE">
      <w:pPr>
        <w:pStyle w:val="a9"/>
        <w:numPr>
          <w:ilvl w:val="0"/>
          <w:numId w:val="1"/>
        </w:numPr>
      </w:pPr>
      <w:r>
        <w:t>横向附录与页眉页脚验证</w:t>
      </w:r>
    </w:p>
    <w:p w14:paraId="7BD911C5" w14:textId="77777777" w:rsidR="00A227CE" w:rsidRDefault="00A227CE" w:rsidP="00A227CE">
      <w:pPr>
        <w:pStyle w:val="1"/>
      </w:pPr>
      <w:r>
        <w:t>CASE-BID-H1 2. 报价汇总</w:t>
      </w:r>
    </w:p>
    <w:p w14:paraId="518BA834" w14:textId="77777777" w:rsidR="00A227CE" w:rsidRDefault="00A227CE" w:rsidP="00A227CE">
      <w:r>
        <w:t>CASE-BID-TABLE-01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74246" w14:paraId="29AAC329" w14:textId="77777777" w:rsidTr="00906E93">
        <w:tc>
          <w:tcPr>
            <w:tcW w:w="8296" w:type="dxa"/>
            <w:gridSpan w:val="6"/>
          </w:tcPr>
          <w:p w14:paraId="6CC3AC02" w14:textId="5BBAA3E8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CASE-BID-TABLE-01-WIDE</w:t>
            </w:r>
          </w:p>
        </w:tc>
      </w:tr>
      <w:tr w:rsidR="00C74246" w14:paraId="7A3D17D9" w14:textId="77777777" w:rsidTr="00C74246">
        <w:tc>
          <w:tcPr>
            <w:tcW w:w="1382" w:type="dxa"/>
          </w:tcPr>
          <w:p w14:paraId="170DCE18" w14:textId="5665302A" w:rsidR="00C74246" w:rsidRDefault="00C74246" w:rsidP="00A227CE">
            <w:pPr>
              <w:rPr>
                <w:rFonts w:hint="eastAsia"/>
              </w:rPr>
            </w:pPr>
            <w:r w:rsidRPr="00C74246">
              <w:t>服务项目</w:t>
            </w:r>
            <w:r w:rsidRPr="00C74246">
              <w:tab/>
              <w:t>工作描述</w:t>
            </w:r>
            <w:r w:rsidRPr="00C74246">
              <w:tab/>
              <w:t>数量</w:t>
            </w:r>
            <w:r w:rsidRPr="00C74246">
              <w:tab/>
              <w:t>单价</w:t>
            </w:r>
            <w:r w:rsidRPr="00C74246">
              <w:tab/>
              <w:t>小计</w:t>
            </w:r>
            <w:r w:rsidRPr="00C74246">
              <w:tab/>
              <w:t>备注</w:t>
            </w:r>
          </w:p>
        </w:tc>
        <w:tc>
          <w:tcPr>
            <w:tcW w:w="1382" w:type="dxa"/>
          </w:tcPr>
          <w:p w14:paraId="07A82C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9B2F8A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41F9539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1508A18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2A3B99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25C55FA5" w14:textId="77777777" w:rsidTr="00C74246">
        <w:tc>
          <w:tcPr>
            <w:tcW w:w="1382" w:type="dxa"/>
          </w:tcPr>
          <w:p w14:paraId="14C8D3AD" w14:textId="14261E0E" w:rsidR="00C74246" w:rsidRDefault="00C74246" w:rsidP="00A227CE">
            <w:pPr>
              <w:rPr>
                <w:rFonts w:hint="eastAsia"/>
              </w:rPr>
            </w:pPr>
            <w:r w:rsidRPr="00C74246">
              <w:t>CASE-BID-ITEM-A</w:t>
            </w:r>
            <w:r w:rsidRPr="00C74246">
              <w:tab/>
              <w:t>DOCX 解析验证</w:t>
            </w:r>
            <w:r w:rsidRPr="00C74246">
              <w:tab/>
              <w:t>3</w:t>
            </w:r>
            <w:r w:rsidRPr="00C74246">
              <w:tab/>
              <w:t>1200</w:t>
            </w:r>
            <w:r w:rsidRPr="00C74246">
              <w:tab/>
              <w:t>3600</w:t>
            </w:r>
            <w:r w:rsidRPr="00C74246">
              <w:tab/>
              <w:t>含表格保真</w:t>
            </w:r>
          </w:p>
        </w:tc>
        <w:tc>
          <w:tcPr>
            <w:tcW w:w="1382" w:type="dxa"/>
          </w:tcPr>
          <w:p w14:paraId="776D404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547D8FB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205BF25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26C05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50ED9C7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4D3C496E" w14:textId="77777777" w:rsidTr="00C74246">
        <w:tc>
          <w:tcPr>
            <w:tcW w:w="1382" w:type="dxa"/>
          </w:tcPr>
          <w:p w14:paraId="1FF2F7D5" w14:textId="067108F8" w:rsidR="00C74246" w:rsidRDefault="00C74246" w:rsidP="00A227CE">
            <w:pPr>
              <w:rPr>
                <w:rFonts w:hint="eastAsia"/>
              </w:rPr>
            </w:pPr>
            <w:r w:rsidRPr="00C74246">
              <w:t>CASE-BID-ITEM-B</w:t>
            </w:r>
            <w:r w:rsidRPr="00C74246">
              <w:tab/>
              <w:t>图像与页眉验证</w:t>
            </w:r>
            <w:r w:rsidRPr="00C74246">
              <w:tab/>
              <w:t>1</w:t>
            </w:r>
            <w:r w:rsidRPr="00C74246">
              <w:lastRenderedPageBreak/>
              <w:tab/>
              <w:t>2800</w:t>
            </w:r>
            <w:r w:rsidRPr="00C74246">
              <w:tab/>
              <w:t>2800</w:t>
            </w:r>
            <w:r w:rsidRPr="00C74246">
              <w:tab/>
              <w:t>含横向附录</w:t>
            </w:r>
          </w:p>
        </w:tc>
        <w:tc>
          <w:tcPr>
            <w:tcW w:w="1382" w:type="dxa"/>
          </w:tcPr>
          <w:p w14:paraId="471A6FB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C3D527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79190E6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66709015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546F3E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1662AF0" w14:textId="77777777" w:rsidR="00C74246" w:rsidRDefault="00C74246" w:rsidP="00A227CE">
      <w:pPr>
        <w:rPr>
          <w:rFonts w:hint="eastAsia"/>
        </w:rPr>
      </w:pPr>
    </w:p>
    <w:p w14:paraId="75C0B378" w14:textId="77777777" w:rsidR="00A227CE" w:rsidRDefault="00A227CE" w:rsidP="00A227CE">
      <w:pPr>
        <w:pStyle w:val="1"/>
      </w:pPr>
      <w:r>
        <w:t>CASE-BID-H1 3. 实施细节</w:t>
      </w:r>
    </w:p>
    <w:p w14:paraId="7CB207F6" w14:textId="77777777" w:rsidR="00A227CE" w:rsidRDefault="00A227CE" w:rsidP="00A227CE">
      <w:r>
        <w:t>CASE-BID-TABLE-02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4246" w14:paraId="2ED44F78" w14:textId="77777777" w:rsidTr="00C74246">
        <w:tc>
          <w:tcPr>
            <w:tcW w:w="2765" w:type="dxa"/>
          </w:tcPr>
          <w:p w14:paraId="0E13F9CB" w14:textId="32A9471F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CASE-BID-CELL-ID</w:t>
            </w:r>
          </w:p>
        </w:tc>
        <w:tc>
          <w:tcPr>
            <w:tcW w:w="2765" w:type="dxa"/>
          </w:tcPr>
          <w:p w14:paraId="2F6288AF" w14:textId="1DD03F63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CASE-BID-CELL-LIST</w:t>
            </w:r>
          </w:p>
        </w:tc>
        <w:tc>
          <w:tcPr>
            <w:tcW w:w="2766" w:type="dxa"/>
          </w:tcPr>
          <w:p w14:paraId="7222744B" w14:textId="6BE91E9C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CASE-BID-CELL-IMAGE</w:t>
            </w:r>
          </w:p>
        </w:tc>
      </w:tr>
      <w:tr w:rsidR="00C74246" w14:paraId="4B4F8A4E" w14:textId="77777777" w:rsidTr="00C74246">
        <w:tc>
          <w:tcPr>
            <w:tcW w:w="2765" w:type="dxa"/>
          </w:tcPr>
          <w:p w14:paraId="21F96991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512D8A8" w14:textId="77777777" w:rsidR="00C74246" w:rsidRDefault="00C74246" w:rsidP="00C74246">
            <w:r>
              <w:t>单元格列表 A</w:t>
            </w:r>
          </w:p>
          <w:p w14:paraId="6F0EA1B6" w14:textId="77777777" w:rsidR="00C74246" w:rsidRDefault="00C74246" w:rsidP="00C74246">
            <w:r>
              <w:t>单元格列表 B</w:t>
            </w:r>
          </w:p>
          <w:p w14:paraId="1F5EA68D" w14:textId="77777777" w:rsidR="00C74246" w:rsidRDefault="00C74246" w:rsidP="00C74246">
            <w:r>
              <w:t>单元格列表 C</w:t>
            </w:r>
          </w:p>
          <w:p w14:paraId="78539146" w14:textId="0D282433" w:rsidR="00C74246" w:rsidRDefault="00C74246" w:rsidP="00C74246">
            <w:pPr>
              <w:rPr>
                <w:rFonts w:hint="eastAsia"/>
              </w:rPr>
            </w:pPr>
            <w:r>
              <w:t>CASE-BID-CELL-LIST-END</w:t>
            </w:r>
          </w:p>
        </w:tc>
        <w:tc>
          <w:tcPr>
            <w:tcW w:w="2766" w:type="dxa"/>
          </w:tcPr>
          <w:p w14:paraId="38F93413" w14:textId="5A0FDBDD" w:rsidR="00C74246" w:rsidRDefault="00DE2F43" w:rsidP="00A227C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7292F7" wp14:editId="12D89FBA">
                  <wp:extent cx="508000" cy="508000"/>
                  <wp:effectExtent l="0" t="0" r="0" b="0"/>
                  <wp:docPr id="1922500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00533" name="图片 19225005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46" w14:paraId="5C692A8F" w14:textId="77777777" w:rsidTr="00C74246">
        <w:tc>
          <w:tcPr>
            <w:tcW w:w="2765" w:type="dxa"/>
          </w:tcPr>
          <w:p w14:paraId="45799E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5B58434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F9D9BA6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E253328" w14:textId="77777777" w:rsidR="00C74246" w:rsidRDefault="00C74246" w:rsidP="00A227CE">
      <w:pPr>
        <w:rPr>
          <w:rFonts w:hint="eastAsia"/>
        </w:rPr>
      </w:pPr>
    </w:p>
    <w:p w14:paraId="54E874DB" w14:textId="77777777" w:rsidR="00A227CE" w:rsidRDefault="00A227CE" w:rsidP="00A227CE">
      <w:pPr>
        <w:pStyle w:val="1"/>
      </w:pPr>
      <w:r>
        <w:t>CASE-BID-H1 4. 横向附录</w:t>
      </w:r>
    </w:p>
    <w:p w14:paraId="4CF7D080" w14:textId="77777777" w:rsidR="0021014C" w:rsidRDefault="0021014C" w:rsidP="00A227CE">
      <w:pPr>
        <w:sectPr w:rsidR="0021014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21014C" w14:paraId="73B4B49E" w14:textId="77777777" w:rsidTr="0021014C">
        <w:tc>
          <w:tcPr>
            <w:tcW w:w="2789" w:type="dxa"/>
          </w:tcPr>
          <w:p w14:paraId="57021257" w14:textId="7D310CCB" w:rsidR="0021014C" w:rsidRDefault="0021014C" w:rsidP="00A227CE">
            <w:r w:rsidRPr="0021014C">
              <w:lastRenderedPageBreak/>
              <w:t>横向附录</w:t>
            </w:r>
            <w:r w:rsidRPr="0021014C">
              <w:tab/>
              <w:t>分节与表格</w:t>
            </w:r>
            <w:r w:rsidRPr="0021014C">
              <w:tab/>
              <w:t>已创建</w:t>
            </w:r>
            <w:r w:rsidRPr="0021014C">
              <w:tab/>
            </w:r>
            <w:r w:rsidR="005D23D5">
              <w:rPr>
                <w:rFonts w:hint="eastAsia"/>
              </w:rPr>
              <w:t>CASE-BID-LANDSCAPE-SECTIONCASE-BID-LANDSCAPE-TABLE</w:t>
            </w:r>
            <w:r w:rsidRPr="0021014C">
              <w:t>页眉页脚待改写</w:t>
            </w:r>
            <w:r w:rsidRPr="0021014C">
              <w:tab/>
              <w:t>进入 C04</w:t>
            </w:r>
          </w:p>
        </w:tc>
        <w:tc>
          <w:tcPr>
            <w:tcW w:w="2789" w:type="dxa"/>
          </w:tcPr>
          <w:p w14:paraId="0586838D" w14:textId="77777777" w:rsidR="0021014C" w:rsidRDefault="0021014C" w:rsidP="00A227CE"/>
        </w:tc>
        <w:tc>
          <w:tcPr>
            <w:tcW w:w="2790" w:type="dxa"/>
          </w:tcPr>
          <w:p w14:paraId="147179F0" w14:textId="77777777" w:rsidR="0021014C" w:rsidRDefault="0021014C" w:rsidP="00A227CE"/>
        </w:tc>
        <w:tc>
          <w:tcPr>
            <w:tcW w:w="2790" w:type="dxa"/>
          </w:tcPr>
          <w:p w14:paraId="605FAB20" w14:textId="77777777" w:rsidR="0021014C" w:rsidRDefault="0021014C" w:rsidP="00A227CE"/>
        </w:tc>
        <w:tc>
          <w:tcPr>
            <w:tcW w:w="2790" w:type="dxa"/>
          </w:tcPr>
          <w:p w14:paraId="5134DAA4" w14:textId="77777777" w:rsidR="0021014C" w:rsidRDefault="0021014C" w:rsidP="00A227CE"/>
        </w:tc>
      </w:tr>
      <w:tr w:rsidR="0021014C" w14:paraId="58B886DE" w14:textId="77777777" w:rsidTr="0021014C">
        <w:tc>
          <w:tcPr>
            <w:tcW w:w="2789" w:type="dxa"/>
          </w:tcPr>
          <w:p w14:paraId="768218F1" w14:textId="77777777" w:rsidR="0021014C" w:rsidRDefault="0021014C" w:rsidP="00A227CE"/>
        </w:tc>
        <w:tc>
          <w:tcPr>
            <w:tcW w:w="2789" w:type="dxa"/>
          </w:tcPr>
          <w:p w14:paraId="7803C604" w14:textId="77777777" w:rsidR="0021014C" w:rsidRDefault="0021014C" w:rsidP="00A227CE"/>
        </w:tc>
        <w:tc>
          <w:tcPr>
            <w:tcW w:w="2790" w:type="dxa"/>
          </w:tcPr>
          <w:p w14:paraId="43D07A05" w14:textId="77777777" w:rsidR="0021014C" w:rsidRDefault="0021014C" w:rsidP="00A227CE"/>
        </w:tc>
        <w:tc>
          <w:tcPr>
            <w:tcW w:w="2790" w:type="dxa"/>
          </w:tcPr>
          <w:p w14:paraId="2FE5E151" w14:textId="77777777" w:rsidR="0021014C" w:rsidRDefault="0021014C" w:rsidP="00A227CE"/>
        </w:tc>
        <w:tc>
          <w:tcPr>
            <w:tcW w:w="2790" w:type="dxa"/>
          </w:tcPr>
          <w:p w14:paraId="2101AF8D" w14:textId="77777777" w:rsidR="0021014C" w:rsidRDefault="0021014C" w:rsidP="00A227CE"/>
        </w:tc>
      </w:tr>
      <w:tr w:rsidR="0021014C" w14:paraId="2FCDD8FB" w14:textId="77777777" w:rsidTr="0021014C">
        <w:tc>
          <w:tcPr>
            <w:tcW w:w="2789" w:type="dxa"/>
          </w:tcPr>
          <w:p w14:paraId="3A1AD9E6" w14:textId="77777777" w:rsidR="0021014C" w:rsidRDefault="0021014C" w:rsidP="00A227CE"/>
        </w:tc>
        <w:tc>
          <w:tcPr>
            <w:tcW w:w="2789" w:type="dxa"/>
          </w:tcPr>
          <w:p w14:paraId="332631EF" w14:textId="77777777" w:rsidR="0021014C" w:rsidRDefault="0021014C" w:rsidP="00A227CE"/>
        </w:tc>
        <w:tc>
          <w:tcPr>
            <w:tcW w:w="2790" w:type="dxa"/>
          </w:tcPr>
          <w:p w14:paraId="5B566E72" w14:textId="77777777" w:rsidR="0021014C" w:rsidRDefault="0021014C" w:rsidP="00A227CE"/>
        </w:tc>
        <w:tc>
          <w:tcPr>
            <w:tcW w:w="2790" w:type="dxa"/>
          </w:tcPr>
          <w:p w14:paraId="1DD7F657" w14:textId="77777777" w:rsidR="0021014C" w:rsidRDefault="0021014C" w:rsidP="00A227CE"/>
        </w:tc>
        <w:tc>
          <w:tcPr>
            <w:tcW w:w="2790" w:type="dxa"/>
          </w:tcPr>
          <w:p w14:paraId="011222CE" w14:textId="77777777" w:rsidR="0021014C" w:rsidRDefault="0021014C" w:rsidP="00A227CE"/>
        </w:tc>
      </w:tr>
    </w:tbl>
    <w:p w14:paraId="74D7E593" w14:textId="77777777" w:rsidR="00A227CE" w:rsidRDefault="00A227CE" w:rsidP="00A227CE">
      <w:r>
        <w:t>CASE-BID-LANDSCAPE</w:t>
      </w:r>
    </w:p>
    <w:p w14:paraId="3537F175" w14:textId="5EE4BDE5" w:rsidR="00A227CE" w:rsidRDefault="00A227CE" w:rsidP="00A227CE">
      <w:pPr>
        <w:rPr>
          <w:rFonts w:hint="eastAsia"/>
        </w:rPr>
      </w:pPr>
      <w:commentRangeStart w:id="0"/>
      <w:r>
        <w:t>CASE-BID-END</w:t>
      </w:r>
      <w:ins w:id="1" w:author="燚坡 李" w:date="2026-09-09T15:22:00Z" w16du:dateUtc="2026-09-09T07:22:00Z">
        <w:r w:rsidR="003152D8">
          <w:rPr>
            <w:rFonts w:hint="eastAsia"/>
          </w:rPr>
          <w:t xml:space="preserve"> CASE-BID-REV-01</w:t>
        </w:r>
      </w:ins>
      <w:commentRangeEnd w:id="0"/>
      <w:ins w:id="2" w:author="燚坡 李" w:date="2026-09-09T15:23:00Z" w16du:dateUtc="2026-09-09T07:23:00Z">
        <w:r w:rsidR="003152D8">
          <w:rPr>
            <w:rStyle w:val="af0"/>
          </w:rPr>
          <w:commentReference w:id="0"/>
        </w:r>
      </w:ins>
    </w:p>
    <w:sectPr w:rsidR="00A227CE" w:rsidSect="0021014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燚坡 李" w:date="2026-09-09T15:23:00Z" w:initials="燚李">
    <w:p w14:paraId="117D16D6" w14:textId="76BEBD56" w:rsidR="003152D8" w:rsidRDefault="003152D8">
      <w:pPr>
        <w:pStyle w:val="af1"/>
        <w:rPr>
          <w:rFonts w:hint="eastAsia"/>
        </w:rPr>
      </w:pPr>
      <w:r>
        <w:rPr>
          <w:rStyle w:val="af0"/>
        </w:rPr>
        <w:annotationRef/>
      </w:r>
      <w:r>
        <w:rPr>
          <w:rFonts w:hint="eastAsia"/>
        </w:rPr>
        <w:t>CASE-BID-COMMENT-END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17D1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E5D9EB" w16cex:dateUtc="2026-09-09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17D16D6" w16cid:durableId="1FE5D9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418F6"/>
    <w:multiLevelType w:val="hybridMultilevel"/>
    <w:tmpl w:val="DBA4D3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6428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E"/>
    <w:rsid w:val="000C5D8E"/>
    <w:rsid w:val="0021014C"/>
    <w:rsid w:val="003152D8"/>
    <w:rsid w:val="00542AD5"/>
    <w:rsid w:val="005D23D5"/>
    <w:rsid w:val="009258D5"/>
    <w:rsid w:val="00A227CE"/>
    <w:rsid w:val="00C74246"/>
    <w:rsid w:val="00DE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050E"/>
  <w15:chartTrackingRefBased/>
  <w15:docId w15:val="{D0535A8A-95C4-AB42-8466-DA6BE035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7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3152D8"/>
    <w:pPr>
      <w:spacing w:after="0" w:line="240" w:lineRule="auto"/>
    </w:pPr>
  </w:style>
  <w:style w:type="character" w:styleId="af0">
    <w:name w:val="annotation reference"/>
    <w:basedOn w:val="a0"/>
    <w:uiPriority w:val="99"/>
    <w:semiHidden/>
    <w:unhideWhenUsed/>
    <w:rsid w:val="003152D8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3152D8"/>
  </w:style>
  <w:style w:type="character" w:customStyle="1" w:styleId="af2">
    <w:name w:val="批注文字 字符"/>
    <w:basedOn w:val="a0"/>
    <w:link w:val="af1"/>
    <w:uiPriority w:val="99"/>
    <w:semiHidden/>
    <w:rsid w:val="003152D8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152D8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315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E30725-6BBE-A44B-BF8F-B0C0CF4EC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2026-09-09T07:24:00Z</dcterms:created>
  <dcterms:modified xsi:type="dcterms:W3CDTF">2026-09-09T07:24:00Z</dcterms:modified>
</cp:coreProperties>
</file>