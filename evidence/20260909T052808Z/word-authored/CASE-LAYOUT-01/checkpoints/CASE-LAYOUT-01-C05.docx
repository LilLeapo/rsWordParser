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5DB558" w14:textId="4F1A486D" w:rsidR="00F26A10" w:rsidRDefault="00F26A10">
      <w:r>
        <w:rPr>
          <w:rFonts w:hint="eastAsia"/>
        </w:rPr>
        <w:t>CASE-LAYOUT-00</w:t>
      </w:r>
    </w:p>
    <w:p w14:paraId="6A014112" w14:textId="77777777" w:rsidR="00F26A10" w:rsidRDefault="00F26A10" w:rsidP="00F26A10">
      <w:r>
        <w:t>CASE-LAYOUT-01 图文排版说明书</w:t>
      </w:r>
    </w:p>
    <w:p w14:paraId="4D2A4447" w14:textId="77777777" w:rsidR="00F26A10" w:rsidRDefault="00F26A10" w:rsidP="00F26A10">
      <w:pPr>
        <w:pStyle w:val="1"/>
      </w:pPr>
      <w:r>
        <w:t>CASE-LAYOUT-H1 1. 行内图像</w:t>
      </w:r>
    </w:p>
    <w:p w14:paraId="698A317B" w14:textId="77777777" w:rsidR="00F26A10" w:rsidRDefault="00F26A10" w:rsidP="00F26A10">
      <w:r>
        <w:t>CASE-LAYOUT-INLINE</w:t>
      </w:r>
    </w:p>
    <w:p w14:paraId="65361B61" w14:textId="77777777" w:rsidR="00446860" w:rsidRDefault="00446860" w:rsidP="00446860">
      <w:pPr>
        <w:keepNext/>
      </w:pPr>
      <w:r>
        <w:rPr>
          <w:rFonts w:hint="eastAsia"/>
          <w:noProof/>
        </w:rPr>
        <w:drawing>
          <wp:inline distT="0" distB="0" distL="0" distR="0" wp14:anchorId="140EEB83" wp14:editId="5CC3E946">
            <wp:extent cx="508000" cy="508000"/>
            <wp:effectExtent l="0" t="0" r="0" b="0"/>
            <wp:docPr id="319697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97556" name="图片 3196975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0B13" w14:textId="7950F84E" w:rsidR="00446860" w:rsidRDefault="00446860" w:rsidP="00446860">
      <w:pPr>
        <w:pStyle w:val="ae"/>
      </w:pPr>
      <w:r>
        <w:t>图表</w:t>
      </w:r>
      <w:r>
        <w:t xml:space="preserve"> </w:t>
      </w:r>
      <w:r>
        <w:fldChar w:fldCharType="begin"/>
      </w:r>
      <w:r>
        <w:instrText xml:space="preserve"> SEQ </w:instrText>
      </w:r>
      <w:r>
        <w:instrText>图表</w:instrText>
      </w:r>
      <w:r>
        <w:instrText xml:space="preserve"> \* ARABIC </w:instrText>
      </w:r>
      <w:r>
        <w:fldChar w:fldCharType="separate"/>
      </w:r>
      <w:r w:rsidR="00C17BDD">
        <w:rPr>
          <w:noProof/>
        </w:rPr>
        <w:t>1</w:t>
      </w:r>
      <w:r>
        <w:fldChar w:fldCharType="end"/>
      </w:r>
    </w:p>
    <w:p w14:paraId="759925C7" w14:textId="23E3FFD5" w:rsidR="00F26A10" w:rsidRDefault="00F26A10" w:rsidP="00F26A10">
      <w:r>
        <w:t xml:space="preserve">行内图像随正文基线移动，用于检查 </w:t>
      </w:r>
      <w:del w:id="0" w:author="燚坡 李" w:date="2026-09-09T17:26:00Z" w16du:dateUtc="2026-09-09T09:26:00Z">
        <w:r w:rsidDel="003317B3">
          <w:delText xml:space="preserve">drawing </w:delText>
        </w:r>
      </w:del>
      <w:ins w:id="1" w:author="燚坡 李" w:date="2026-09-09T17:26:00Z" w16du:dateUtc="2026-09-09T09:26:00Z">
        <w:r w:rsidR="003317B3">
          <w:rPr>
            <w:rFonts w:hint="eastAsia"/>
          </w:rPr>
          <w:t>CASE-LAYOUT-REV-DELETE</w:t>
        </w:r>
        <w:r w:rsidR="003317B3">
          <w:t xml:space="preserve"> </w:t>
        </w:r>
      </w:ins>
      <w:r>
        <w:t>资源与正文顺序。</w:t>
      </w:r>
    </w:p>
    <w:p w14:paraId="0F4B4B4B" w14:textId="77777777" w:rsidR="00F26A10" w:rsidRDefault="00F26A10" w:rsidP="00F26A10">
      <w:pPr>
        <w:pStyle w:val="1"/>
      </w:pPr>
      <w:r>
        <w:t>CASE-LAYOUT-H1 2. 浮动图像</w:t>
      </w:r>
    </w:p>
    <w:p w14:paraId="5694236F" w14:textId="77777777" w:rsidR="00F26A10" w:rsidRDefault="00F26A10" w:rsidP="00F26A10">
      <w:r>
        <w:t>CASE-LAYOUT-FLOAT</w:t>
      </w:r>
    </w:p>
    <w:p w14:paraId="3750C2F8" w14:textId="54F56039" w:rsidR="00446860" w:rsidRDefault="00C17BDD" w:rsidP="00F26A1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7944D8" wp14:editId="34B8463E">
                <wp:simplePos x="0" y="0"/>
                <wp:positionH relativeFrom="column">
                  <wp:posOffset>0</wp:posOffset>
                </wp:positionH>
                <wp:positionV relativeFrom="paragraph">
                  <wp:posOffset>605790</wp:posOffset>
                </wp:positionV>
                <wp:extent cx="914400" cy="635"/>
                <wp:effectExtent l="0" t="0" r="0" b="12065"/>
                <wp:wrapSquare wrapText="bothSides"/>
                <wp:docPr id="89987844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D5400B" w14:textId="3152B125" w:rsidR="00C17BDD" w:rsidRDefault="00C17BDD" w:rsidP="00C17BDD">
                            <w:pPr>
                              <w:pStyle w:val="ae"/>
                              <w:rPr>
                                <w:noProof/>
                              </w:rPr>
                            </w:pPr>
                            <w:r>
                              <w:t>图表</w:t>
                            </w:r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</w:instrText>
                            </w:r>
                            <w:r>
                              <w:instrText>图表</w:instrText>
                            </w:r>
                            <w:r>
                              <w:instrText xml:space="preserve">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7944D8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0;margin-top:47.7pt;width:1in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" stroked="f">
                <v:textbox style="mso-fit-shape-to-text:t" inset="0,0,0,0">
                  <w:txbxContent>
                    <w:p w14:paraId="0CD5400B" w14:textId="3152B125" w:rsidR="00C17BDD" w:rsidRDefault="00C17BDD" w:rsidP="00C17BDD">
                      <w:pPr>
                        <w:pStyle w:val="ae"/>
                        <w:rPr>
                          <w:noProof/>
                        </w:rPr>
                      </w:pPr>
                      <w:r>
                        <w:t>图表</w:t>
                      </w:r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</w:instrText>
                      </w:r>
                      <w:r>
                        <w:instrText>图表</w:instrText>
                      </w:r>
                      <w:r>
                        <w:instrText xml:space="preserve">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6860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8660CCD" wp14:editId="58242C3E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508000" cy="508000"/>
            <wp:effectExtent l="0" t="0" r="0" b="0"/>
            <wp:wrapSquare wrapText="bothSides"/>
            <wp:docPr id="10301202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20221" name="图片 10301202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203318" w14:textId="77777777" w:rsidR="00F26A10" w:rsidRDefault="00F26A10" w:rsidP="00F26A10">
      <w:r>
        <w:t>浮动图像使用四周型环绕，锚点应保留在段落中。</w:t>
      </w:r>
    </w:p>
    <w:p w14:paraId="4A54C40F" w14:textId="77777777" w:rsidR="00F26A10" w:rsidRDefault="00F26A10" w:rsidP="00F26A10">
      <w:pPr>
        <w:pStyle w:val="2"/>
      </w:pPr>
      <w:r>
        <w:t>CASE-LAYOUT-H2 2.1 环绕控制</w:t>
      </w:r>
    </w:p>
    <w:p w14:paraId="30F250F6" w14:textId="77777777" w:rsidR="00F26A10" w:rsidRDefault="00F26A10" w:rsidP="00F26A10">
      <w:r>
        <w:t>环绕控制只影响浮动对象，不应破坏相邻段落文本。</w:t>
      </w:r>
    </w:p>
    <w:p w14:paraId="5B18BB37" w14:textId="77777777" w:rsidR="00F26A10" w:rsidRDefault="00F26A10" w:rsidP="00F26A10">
      <w:pPr>
        <w:pStyle w:val="1"/>
      </w:pPr>
      <w:r>
        <w:t>CASE-LAYOUT-H1 3. 文本框</w:t>
      </w:r>
    </w:p>
    <w:p w14:paraId="5ED3229E" w14:textId="77777777" w:rsidR="00F26A10" w:rsidRDefault="00F26A10" w:rsidP="00F26A10">
      <w:r>
        <w:t>CASE-LAYOUT-TEXTBOX</w:t>
      </w:r>
    </w:p>
    <w:p w14:paraId="740E5DE7" w14:textId="77777777" w:rsidR="006E4596" w:rsidRDefault="006E4596" w:rsidP="00F26A10"/>
    <w:p w14:paraId="64E3E7FB" w14:textId="26A885B4" w:rsidR="00F26A10" w:rsidRDefault="006E4596" w:rsidP="00F26A1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1E1D43" wp14:editId="4BD28554">
                <wp:simplePos x="0" y="0"/>
                <wp:positionH relativeFrom="column">
                  <wp:posOffset>4292600</wp:posOffset>
                </wp:positionH>
                <wp:positionV relativeFrom="paragraph">
                  <wp:posOffset>36195</wp:posOffset>
                </wp:positionV>
                <wp:extent cx="1143000" cy="508000"/>
                <wp:effectExtent l="0" t="0" r="12700" b="12700"/>
                <wp:wrapNone/>
                <wp:docPr id="1540800916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AF165E" w14:textId="7DD52199" w:rsidR="006E4596" w:rsidRDefault="006E4596">
                            <w:r>
                              <w:rPr>
                                <w:rFonts w:hint="eastAsia"/>
                              </w:rPr>
                              <w:t>CASE-LAYOUT-TEXTBOX-CONTENT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E1D43" id="文本框 3" o:spid="_x0000_s1027" type="#_x0000_t202" style="position:absolute;margin-left:338pt;margin-top:2.85pt;width:90pt;height:4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" fillcolor="white [3201]" strokeweight=".5pt">
                <v:textbox>
                  <w:txbxContent>
                    <w:p w14:paraId="47AF165E" w14:textId="7DD52199" w:rsidR="006E4596" w:rsidRDefault="006E4596">
                      <w:r>
                        <w:rPr>
                          <w:rFonts w:hint="eastAsia"/>
                        </w:rPr>
                        <w:t>CASE-LAYOUT-TEXTBOX-CONTENT</w:t>
                      </w:r>
                    </w:p>
                  </w:txbxContent>
                </v:textbox>
              </v:shape>
            </w:pict>
          </mc:Fallback>
        </mc:AlternateContent>
      </w:r>
      <w:r w:rsidR="00F26A10">
        <w:t>文本框中的文本必须保留来源，不得与正文合并。</w:t>
      </w:r>
    </w:p>
    <w:p w14:paraId="16476732" w14:textId="77777777" w:rsidR="00F26A10" w:rsidRDefault="00F26A10" w:rsidP="00F26A10">
      <w:pPr>
        <w:pStyle w:val="3"/>
      </w:pPr>
      <w:r>
        <w:t>CASE-LAYOUT-H3 4. 符号与公式</w:t>
      </w:r>
    </w:p>
    <w:p w14:paraId="4C4EA8ED" w14:textId="77777777" w:rsidR="00F26A10" w:rsidRDefault="00F26A10" w:rsidP="00F26A10">
      <w:r>
        <w:t>CASE-LAYOUT-SYMBOL</w:t>
      </w:r>
    </w:p>
    <w:p w14:paraId="10DAB59D" w14:textId="0CF36CDC" w:rsidR="006E4596" w:rsidRDefault="006E4596" w:rsidP="00F26A10">
      <m:oMathPara>
        <m:oMath>
          <m:r>
            <w:rPr>
              <w:rFonts w:ascii="Cambria Math" w:hAnsi="Cambria Math"/>
            </w:rPr>
            <m:t>x=1</m:t>
          </m:r>
        </m:oMath>
      </m:oMathPara>
    </w:p>
    <w:p w14:paraId="00B37C0B" w14:textId="77777777" w:rsidR="00F26A10" w:rsidRDefault="00F26A10" w:rsidP="00F26A10">
      <w:r>
        <w:lastRenderedPageBreak/>
        <w:t>符号说明包含版权标记和公式，用于检查非 ASCII 与原子内容。</w:t>
      </w:r>
    </w:p>
    <w:p w14:paraId="07AC90A2" w14:textId="3AC3F151" w:rsidR="00F26A10" w:rsidRDefault="00F26A10" w:rsidP="00F26A10">
      <w:r>
        <w:t>CASE-LAYOUT-</w:t>
      </w:r>
      <w:proofErr w:type="gramStart"/>
      <w:r>
        <w:t>END</w:t>
      </w:r>
      <w:ins w:id="2" w:author="燚坡 李" w:date="2026-09-09T17:21:00Z" w16du:dateUtc="2026-09-09T09:21:00Z">
        <w:r w:rsidR="00DC18E5">
          <w:rPr>
            <w:rFonts w:hint="eastAsia"/>
          </w:rPr>
          <w:t xml:space="preserve"> </w:t>
        </w:r>
      </w:ins>
      <w:ins w:id="3" w:author="燚坡 李" w:date="2026-09-09T17:22:00Z" w16du:dateUtc="2026-09-09T09:22:00Z">
        <w:r w:rsidR="00DC18E5">
          <w:rPr>
            <w:rFonts w:hint="eastAsia"/>
          </w:rPr>
          <w:t xml:space="preserve"> CASE</w:t>
        </w:r>
        <w:proofErr w:type="gramEnd"/>
        <w:r w:rsidR="00DC18E5">
          <w:rPr>
            <w:rFonts w:hint="eastAsia"/>
          </w:rPr>
          <w:t>-LAYOUT-REV-</w:t>
        </w:r>
        <w:commentRangeStart w:id="4"/>
        <w:r w:rsidR="00DC18E5">
          <w:rPr>
            <w:rFonts w:hint="eastAsia"/>
          </w:rPr>
          <w:t>INSERT</w:t>
        </w:r>
        <w:commentRangeEnd w:id="4"/>
        <w:r w:rsidR="00DC18E5">
          <w:rPr>
            <w:rStyle w:val="af1"/>
          </w:rPr>
          <w:commentReference w:id="4"/>
        </w:r>
      </w:ins>
    </w:p>
    <w:sectPr w:rsidR="00F26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" w:author="燚坡 李" w:date="2026-09-09T17:22:00Z" w:initials="燚李">
    <w:p w14:paraId="44A86C01" w14:textId="1229AFEB" w:rsidR="00DC18E5" w:rsidRDefault="00DC18E5">
      <w:pPr>
        <w:pStyle w:val="af2"/>
      </w:pPr>
      <w:r>
        <w:rPr>
          <w:rStyle w:val="af1"/>
        </w:rPr>
        <w:annotationRef/>
      </w:r>
      <w:r>
        <w:rPr>
          <w:rFonts w:hint="eastAsia"/>
        </w:rPr>
        <w:t>CASE-LAYOUT-COMMENT-END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4A86C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9AC6D98" w16cex:dateUtc="2026-09-09T09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4A86C01" w16cid:durableId="69AC6D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燚坡 李">
    <w15:presenceInfo w15:providerId="Windows Live" w15:userId="5a51a80b17e09bfe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10"/>
    <w:rsid w:val="000C5D8E"/>
    <w:rsid w:val="003317B3"/>
    <w:rsid w:val="00446860"/>
    <w:rsid w:val="006E4596"/>
    <w:rsid w:val="009258D5"/>
    <w:rsid w:val="009841FE"/>
    <w:rsid w:val="00C17BDD"/>
    <w:rsid w:val="00DC18E5"/>
    <w:rsid w:val="00F2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2A69"/>
  <w15:chartTrackingRefBased/>
  <w15:docId w15:val="{6EFC34F1-DD05-8246-BB88-E543588A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26A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26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26A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A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A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A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A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A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A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26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6A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6A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6A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6A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6A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6A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6A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6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A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6A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6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6A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6A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6A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6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6A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6A10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446860"/>
    <w:rPr>
      <w:rFonts w:asciiTheme="majorHAnsi" w:eastAsia="黑体" w:hAnsiTheme="majorHAnsi" w:cstheme="majorBidi"/>
      <w:sz w:val="20"/>
      <w:szCs w:val="20"/>
    </w:rPr>
  </w:style>
  <w:style w:type="character" w:styleId="af">
    <w:name w:val="Placeholder Text"/>
    <w:basedOn w:val="a0"/>
    <w:uiPriority w:val="99"/>
    <w:semiHidden/>
    <w:rsid w:val="006E4596"/>
    <w:rPr>
      <w:color w:val="666666"/>
    </w:rPr>
  </w:style>
  <w:style w:type="paragraph" w:styleId="af0">
    <w:name w:val="Revision"/>
    <w:hidden/>
    <w:uiPriority w:val="99"/>
    <w:semiHidden/>
    <w:rsid w:val="00DC18E5"/>
    <w:pPr>
      <w:spacing w:after="0" w:line="240" w:lineRule="auto"/>
    </w:pPr>
  </w:style>
  <w:style w:type="character" w:styleId="af1">
    <w:name w:val="annotation reference"/>
    <w:basedOn w:val="a0"/>
    <w:uiPriority w:val="99"/>
    <w:semiHidden/>
    <w:unhideWhenUsed/>
    <w:rsid w:val="00DC18E5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DC18E5"/>
  </w:style>
  <w:style w:type="character" w:customStyle="1" w:styleId="af3">
    <w:name w:val="批注文字 字符"/>
    <w:basedOn w:val="a0"/>
    <w:link w:val="af2"/>
    <w:uiPriority w:val="99"/>
    <w:semiHidden/>
    <w:rsid w:val="00DC18E5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DC18E5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DC18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6DE952-7B80-9F48-8977-9F905066D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2026-09-09T09:30:00Z</dcterms:created>
  <dcterms:modified xsi:type="dcterms:W3CDTF">2026-09-09T09:30:00Z</dcterms:modified>
</cp:coreProperties>
</file>