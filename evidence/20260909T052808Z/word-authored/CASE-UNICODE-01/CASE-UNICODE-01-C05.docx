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25D99" w14:textId="77777777" w:rsidR="00E3721A" w:rsidRDefault="00E3721A" w:rsidP="00E3721A">
      <w:r>
        <w:t>CASE-UNICODE-00</w:t>
      </w:r>
    </w:p>
    <w:p w14:paraId="7C7D8DB8" w14:textId="77777777" w:rsidR="00E3721A" w:rsidRDefault="00E3721A" w:rsidP="00E3721A">
      <w:pPr>
        <w:pStyle w:val="1"/>
      </w:pPr>
      <w:r>
        <w:t>CASE-UNICODE-HEADING-A</w:t>
      </w:r>
    </w:p>
    <w:p w14:paraId="77B2D58F" w14:textId="77777777" w:rsidR="00E3721A" w:rsidRDefault="00E3721A" w:rsidP="00E3721A">
      <w:r>
        <w:t>中文 English 混排 CASE-UNICODE-MIX</w:t>
      </w:r>
    </w:p>
    <w:p w14:paraId="22B7C99C" w14:textId="77777777" w:rsidR="00E3721A" w:rsidRDefault="00E3721A" w:rsidP="00E3721A">
      <w:pPr>
        <w:pStyle w:val="2"/>
      </w:pPr>
      <w:r>
        <w:t>CASE-UNICODE-HEADING-B</w:t>
      </w:r>
    </w:p>
    <w:p w14:paraId="7FBE267B" w14:textId="77777777" w:rsidR="00E3721A" w:rsidRDefault="00E3721A" w:rsidP="00E3721A">
      <w:r>
        <w:t>CASE-UNICODE-EMOJI A</w:t>
      </w:r>
      <w:r>
        <w:rPr>
          <w:rFonts w:ascii="Apple Color Emoji" w:hAnsi="Apple Color Emoji" w:cs="Apple Color Emoji"/>
        </w:rPr>
        <w:t>😀</w:t>
      </w:r>
      <w:r>
        <w:t>B</w:t>
      </w:r>
    </w:p>
    <w:p w14:paraId="3CD74175" w14:textId="1714079A" w:rsidR="00E3721A" w:rsidRDefault="00E3721A" w:rsidP="00E3721A">
      <w:r>
        <w:t xml:space="preserve">CASE-UNICODE-COMBINING é + é + </w:t>
      </w:r>
      <w:r>
        <w:rPr>
          <w:rFonts w:ascii="Apple Color Emoji" w:hAnsi="Apple Color Emoji" w:cs="Apple Color Emoji"/>
        </w:rPr>
        <w:t>🏳️</w:t>
      </w:r>
      <w:r>
        <w:rPr>
          <w:rFonts w:ascii="Times New Roman" w:hAnsi="Times New Roman" w:cs="Times New Roman"/>
        </w:rPr>
        <w:t>‍</w:t>
      </w:r>
      <w:r>
        <w:rPr>
          <w:rFonts w:ascii="Apple Color Emoji" w:hAnsi="Apple Color Emoji" w:cs="Apple Color Emoji"/>
        </w:rPr>
        <w:t>🏳</w:t>
      </w:r>
      <w:r w:rsidR="005D3AEB">
        <w:rPr>
          <w:rFonts w:ascii="DengXian" w:eastAsia="DengXian" w:hAnsi="DengXian" w:cs="Apple Color Emoji" w:hint="eastAsia"/>
        </w:rPr>
        <w:t>©</w:t>
      </w:r>
    </w:p>
    <w:p w14:paraId="28F6FA40" w14:textId="77777777" w:rsidR="00E3721A" w:rsidRDefault="00E3721A" w:rsidP="00E3721A">
      <w:r>
        <w:t xml:space="preserve">CASE-UNICODE-BIDI Latin </w:t>
      </w:r>
      <w:proofErr w:type="spellStart"/>
      <w:r>
        <w:rPr>
          <w:rFonts w:ascii="Times New Roman" w:hAnsi="Times New Roman" w:cs="Times New Roman"/>
        </w:rPr>
        <w:t>مرحبا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שלום</w:t>
      </w:r>
      <w:proofErr w:type="spellEnd"/>
      <w:r>
        <w:t xml:space="preserve"> CASE-UNICODE-BIDI</w:t>
      </w:r>
    </w:p>
    <w:p w14:paraId="25EB2D70" w14:textId="35E5F914" w:rsidR="00E3721A" w:rsidRDefault="00E3721A" w:rsidP="00E3721A">
      <w:r>
        <w:t>CASE-UNICODE-SPACE</w:t>
      </w:r>
      <w:r w:rsidR="00A2510B" w:rsidRPr="00A2510B">
        <w:t>A</w:t>
      </w:r>
      <w:r w:rsidR="00A2510B" w:rsidRPr="00A2510B">
        <w:tab/>
        <w:t>B</w:t>
      </w:r>
      <w:r w:rsidR="00A2510B" w:rsidRPr="00A2510B">
        <w:tab/>
        <w:t>C D</w:t>
      </w:r>
      <w:r w:rsidR="00A2510B">
        <w:br/>
      </w:r>
      <w:del w:id="0" w:author="燚坡 李" w:date="2026-09-09T17:48:00Z" w16du:dateUtc="2026-09-09T09:48:00Z">
        <w:r w:rsidR="00A2510B" w:rsidRPr="00A2510B" w:rsidDel="00F775DA">
          <w:delText>after manual break</w:delText>
        </w:r>
      </w:del>
      <w:ins w:id="1" w:author="燚坡 李" w:date="2026-09-09T17:48:00Z" w16du:dateUtc="2026-09-09T09:48:00Z">
        <w:r w:rsidR="00F775DA">
          <w:rPr>
            <w:rFonts w:hint="eastAsia"/>
          </w:rPr>
          <w:t>CASE-UNICODE-REV-</w:t>
        </w:r>
        <w:commentRangeStart w:id="2"/>
        <w:r w:rsidR="00F775DA">
          <w:rPr>
            <w:rFonts w:hint="eastAsia"/>
          </w:rPr>
          <w:t>DELETE</w:t>
        </w:r>
      </w:ins>
      <w:commentRangeEnd w:id="2"/>
      <w:ins w:id="3" w:author="燚坡 李" w:date="2026-09-09T17:49:00Z" w16du:dateUtc="2026-09-09T09:49:00Z">
        <w:r w:rsidR="00F775DA">
          <w:rPr>
            <w:rStyle w:val="af"/>
          </w:rPr>
          <w:commentReference w:id="2"/>
        </w:r>
      </w:ins>
    </w:p>
    <w:p w14:paraId="4A3AE067" w14:textId="77777777" w:rsidR="00E3721A" w:rsidRDefault="00E3721A" w:rsidP="00E3721A">
      <w:r>
        <w:t xml:space="preserve">CASE-UNICODE-FORMAT </w:t>
      </w:r>
      <w:r w:rsidRPr="00A2510B">
        <w:rPr>
          <w:b/>
          <w:bCs/>
          <w:i/>
          <w:iCs/>
        </w:rPr>
        <w:t>START</w:t>
      </w:r>
      <w:r>
        <w:t xml:space="preserve"> </w:t>
      </w:r>
      <w:r w:rsidRPr="00A2510B">
        <w:rPr>
          <w:sz w:val="24"/>
          <w:szCs w:val="28"/>
          <w:u w:val="single"/>
        </w:rPr>
        <w:t>END</w:t>
      </w:r>
      <w:r>
        <w:t xml:space="preserve"> CASE-UNICODE-FORMAT</w:t>
      </w:r>
    </w:p>
    <w:p w14:paraId="484392CA" w14:textId="4FBFAA88" w:rsidR="00E3721A" w:rsidRDefault="00E3721A" w:rsidP="00E3721A">
      <w:r>
        <w:t>CASE-UNICODE-END</w:t>
      </w:r>
    </w:p>
    <w:sectPr w:rsidR="00E37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燚坡 李" w:date="2026-09-09T17:49:00Z" w:initials="燚李">
    <w:p w14:paraId="7688802B" w14:textId="5D3CD984" w:rsidR="00F775DA" w:rsidRDefault="00F775DA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CASE-UNICODE-COMMENT-END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8880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07EB51A" w16cex:dateUtc="2026-09-09T09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88802B" w16cid:durableId="307EB5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1A"/>
    <w:rsid w:val="000C5D8E"/>
    <w:rsid w:val="003B5244"/>
    <w:rsid w:val="005D3AEB"/>
    <w:rsid w:val="007A31DF"/>
    <w:rsid w:val="009258D5"/>
    <w:rsid w:val="00A2510B"/>
    <w:rsid w:val="00E3721A"/>
    <w:rsid w:val="00F463EE"/>
    <w:rsid w:val="00F7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D0DD2"/>
  <w15:chartTrackingRefBased/>
  <w15:docId w15:val="{9035C9D3-1016-7D48-BDA5-EAAE85C5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2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2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2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2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2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2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7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2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2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2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2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2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2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2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721A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F775DA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F775DA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F775DA"/>
  </w:style>
  <w:style w:type="character" w:customStyle="1" w:styleId="af1">
    <w:name w:val="批注文字 字符"/>
    <w:basedOn w:val="a0"/>
    <w:link w:val="af0"/>
    <w:uiPriority w:val="99"/>
    <w:semiHidden/>
    <w:rsid w:val="00F775DA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775DA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F775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2026-09-09T09:52:00Z</dcterms:created>
  <dcterms:modified xsi:type="dcterms:W3CDTF">2026-09-09T09:52:00Z</dcterms:modified>
</cp:coreProperties>
</file>