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080B0" w14:textId="644C7543" w:rsidR="00D1689C" w:rsidRDefault="00D1689C">
      <w:bookmarkStart w:id="0" w:name="_Ref239862355"/>
      <w:r>
        <w:rPr>
          <w:rFonts w:hint="eastAsia"/>
        </w:rPr>
        <w:t>CASE-CONTRACT-00</w:t>
      </w:r>
      <w:bookmarkEnd w:id="0"/>
    </w:p>
    <w:p w14:paraId="4F50763F" w14:textId="77777777" w:rsidR="00D1689C" w:rsidRDefault="00D1689C" w:rsidP="00D1689C">
      <w:r>
        <w:t>CASE-CONTRACT-01 服务合同修订稿</w:t>
      </w:r>
    </w:p>
    <w:p w14:paraId="5CD53E87" w14:textId="77777777" w:rsidR="00D1689C" w:rsidRDefault="00D1689C" w:rsidP="00D1689C">
      <w:pPr>
        <w:pStyle w:val="1"/>
      </w:pPr>
      <w:r>
        <w:t>CASE-CONTRACT-H1 1. 合同主体</w:t>
      </w:r>
    </w:p>
    <w:p w14:paraId="7BCCB39B" w14:textId="77777777" w:rsidR="00D1689C" w:rsidRDefault="00D1689C" w:rsidP="00D1689C">
      <w:r>
        <w:t>CASE-CONTRACT-PARTY-A 甲方：</w:t>
      </w:r>
      <w:bookmarkStart w:id="1" w:name="CASE_PARTY_A"/>
      <w:r>
        <w:t>Synthetic Test Ltd.</w:t>
      </w:r>
      <w:bookmarkEnd w:id="1"/>
    </w:p>
    <w:p w14:paraId="77133718" w14:textId="77777777" w:rsidR="00D1689C" w:rsidRDefault="00D1689C" w:rsidP="00D1689C">
      <w:r>
        <w:t>乙方：Synthetic Review Ltd.</w:t>
      </w:r>
    </w:p>
    <w:p w14:paraId="3735823D" w14:textId="77777777" w:rsidR="00D1689C" w:rsidRDefault="00D1689C" w:rsidP="00D1689C">
      <w:pPr>
        <w:pStyle w:val="2"/>
      </w:pPr>
      <w:r>
        <w:t>CASE-CONTRACT-H2 1.1 合同依据</w:t>
      </w:r>
    </w:p>
    <w:p w14:paraId="1AD23501" w14:textId="77777777" w:rsidR="00D1689C" w:rsidRDefault="00D1689C" w:rsidP="00D1689C">
      <w:r>
        <w:t>本合同依据双方确认的技术范围和付款条件订立。</w:t>
      </w:r>
    </w:p>
    <w:p w14:paraId="0D482ED9" w14:textId="77777777" w:rsidR="00D1689C" w:rsidRDefault="00D1689C" w:rsidP="00D1689C">
      <w:pPr>
        <w:pStyle w:val="1"/>
      </w:pPr>
      <w:r>
        <w:t>CASE-CONTRACT-H1 2. 外部参考</w:t>
      </w:r>
    </w:p>
    <w:p w14:paraId="2539F940" w14:textId="376EDEAB" w:rsidR="00D1689C" w:rsidRDefault="00D1689C" w:rsidP="00D1689C">
      <w:hyperlink r:id="rId4" w:history="1">
        <w:r w:rsidRPr="00E64375">
          <w:rPr>
            <w:rStyle w:val="ae"/>
          </w:rPr>
          <w:t>CASE-CONTRACT-LINK 规范参考链接</w:t>
        </w:r>
      </w:hyperlink>
    </w:p>
    <w:p w14:paraId="3C1BCB7D" w14:textId="77777777" w:rsidR="00D1689C" w:rsidRDefault="00D1689C" w:rsidP="00D1689C">
      <w:pPr>
        <w:pStyle w:val="1"/>
      </w:pPr>
      <w:r>
        <w:t>CASE-CONTRACT-H1 3. 交叉引用</w:t>
      </w:r>
    </w:p>
    <w:p w14:paraId="531F58BF" w14:textId="08EAADA2" w:rsidR="00D1689C" w:rsidRDefault="001874D9" w:rsidP="00D1689C">
      <w:pPr>
        <w:pStyle w:val="1"/>
      </w:pP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begin"/>
      </w:r>
      <w:r>
        <w:instrText xml:space="preserve"> _Ref239862355 \h </w:instrTex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separate"/>
      </w:r>
      <w:r>
        <w:rPr>
          <w:rFonts w:hint="eastAsia"/>
        </w:rPr>
        <w:t>CASE-CONTRACT-00</w: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end"/>
      </w:r>
      <w:r w:rsidR="00D1689C">
        <w:t>CASE-CONTRACT-H1 4. 修订条款</w:t>
      </w:r>
    </w:p>
    <w:p w14:paraId="749C7A10" w14:textId="328DFBC6" w:rsidR="00D1689C" w:rsidRDefault="00D1689C" w:rsidP="00D1689C">
      <w:commentRangeStart w:id="2"/>
      <w:r>
        <w:t>CASE-CONTRACT-REV 原付款周期为三十日，修改后付款周期为十五日</w:t>
      </w:r>
      <w:del w:id="3" w:author="燚坡 李" w:date="2026-09-09T16:16:00Z" w16du:dateUtc="2026-09-09T08:16:00Z">
        <w:r w:rsidDel="00657001">
          <w:delText>。</w:delText>
        </w:r>
      </w:del>
      <w:ins w:id="4" w:author="燚坡 李" w:date="2026-09-09T16:16:00Z" w16du:dateUtc="2026-09-09T08:16:00Z">
        <w:r w:rsidR="00657001">
          <w:rPr>
            <w:rFonts w:hint="eastAsia"/>
          </w:rPr>
          <w:t xml:space="preserve"> CASE-</w:t>
        </w:r>
      </w:ins>
      <w:commentRangeEnd w:id="2"/>
      <w:ins w:id="5" w:author="燚坡 李" w:date="2026-09-09T16:17:00Z" w16du:dateUtc="2026-09-09T08:17:00Z">
        <w:r w:rsidR="00657001">
          <w:rPr>
            <w:rStyle w:val="af1"/>
          </w:rPr>
          <w:commentReference w:id="2"/>
        </w:r>
      </w:ins>
      <w:ins w:id="6" w:author="燚坡 李" w:date="2026-09-09T16:16:00Z" w16du:dateUtc="2026-09-09T08:16:00Z">
        <w:r w:rsidR="00657001">
          <w:rPr>
            <w:rFonts w:hint="eastAsia"/>
          </w:rPr>
          <w:t>CONTRACT-REV-INSERT</w:t>
        </w:r>
      </w:ins>
    </w:p>
    <w:p w14:paraId="565D5F1B" w14:textId="3203C07C" w:rsidR="00D1689C" w:rsidRPr="00FA0F96" w:rsidRDefault="00D1689C" w:rsidP="00D1689C">
      <w:pPr>
        <w:rPr>
          <w:b/>
          <w:bCs/>
        </w:rPr>
      </w:pPr>
      <w:r w:rsidRPr="00FA0F96">
        <w:rPr>
          <w:b/>
          <w:bCs/>
        </w:rPr>
        <w:t>CASE-CONTRACT-END</w:t>
      </w:r>
    </w:p>
    <w:p w14:paraId="04D84E70" w14:textId="3FCC3AFD" w:rsidR="00051974" w:rsidRDefault="00051974" w:rsidP="00D1689C">
      <w:r>
        <w:rPr>
          <w:rFonts w:hint="eastAsia"/>
        </w:rPr>
        <w:t xml:space="preserve">CASE-CONTRACT-XREF-FIELD </w:t>
      </w:r>
      <w:r>
        <w:fldChar w:fldCharType="begin"/>
      </w:r>
      <w:r>
        <w:instrText xml:space="preserve"> REF CASE_PARTY_A \h </w:instrText>
      </w:r>
      <w:r>
        <w:fldChar w:fldCharType="separate"/>
      </w:r>
      <w:r>
        <w:t>Synthetic Test Ltd.</w:t>
      </w:r>
      <w:r>
        <w:fldChar w:fldCharType="end"/>
      </w:r>
    </w:p>
    <w:sectPr w:rsidR="00051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燚坡 李" w:date="2026-09-09T16:17:00Z" w:initials="燚李">
    <w:p w14:paraId="63E49792" w14:textId="62F46F11" w:rsidR="00657001" w:rsidRDefault="00657001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CASE-CONTRACT-COMMENT-END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3E497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360F6D1" w16cex:dateUtc="2026-09-09T08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3E49792" w16cid:durableId="1360F6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9C"/>
    <w:rsid w:val="00051974"/>
    <w:rsid w:val="000C5D8E"/>
    <w:rsid w:val="00180A13"/>
    <w:rsid w:val="001874D9"/>
    <w:rsid w:val="00657001"/>
    <w:rsid w:val="008B7178"/>
    <w:rsid w:val="009258D5"/>
    <w:rsid w:val="00D1689C"/>
    <w:rsid w:val="00DC4B72"/>
    <w:rsid w:val="00E64375"/>
    <w:rsid w:val="00FA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E23C8"/>
  <w15:chartTrackingRefBased/>
  <w15:docId w15:val="{48667D60-4E13-E843-AEDC-A7204D2B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8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8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8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8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8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89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43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4375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657001"/>
    <w:pPr>
      <w:spacing w:after="0" w:line="240" w:lineRule="auto"/>
    </w:pPr>
  </w:style>
  <w:style w:type="character" w:styleId="af1">
    <w:name w:val="annotation reference"/>
    <w:basedOn w:val="a0"/>
    <w:uiPriority w:val="99"/>
    <w:semiHidden/>
    <w:unhideWhenUsed/>
    <w:rsid w:val="00657001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657001"/>
  </w:style>
  <w:style w:type="character" w:customStyle="1" w:styleId="af3">
    <w:name w:val="批注文字 字符"/>
    <w:basedOn w:val="a0"/>
    <w:link w:val="af2"/>
    <w:uiPriority w:val="99"/>
    <w:semiHidden/>
    <w:rsid w:val="00657001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657001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657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hyperlink" Target="https://example.com/rsword-contrac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2026-09-09T08:26:00Z</dcterms:created>
  <dcterms:modified xsi:type="dcterms:W3CDTF">2026-09-09T08:26:00Z</dcterms:modified>
</cp:coreProperties>
</file>