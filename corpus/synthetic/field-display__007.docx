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</w:pPr>
      <w:del w:id="1" w:author="a" w:date="2024-01-01T00:00:00Z">
        <w:r>
          <w:rPr>
            <w:rFonts w:ascii="Times New Roman" w:eastAsia="SimSun"/>
          </w:rPr>
          <w:delText>第一章</w:delText>
        </w:r>
      </w:del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