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comments.xml" ContentType="application/vnd.openxmlformats-officedocument.wordprocessingml.comment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glossary/document.xml" ContentType="application/vnd.openxmlformats-officedocument.wordprocessingml.document.glossary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people.xml" ContentType="application/vnd.ms-word.person+xml"/>
  <Override PartName="/customXml/item1.xml" ContentType="application/xml"/>
  <Override PartName="/docProps/custom.xml" ContentType="application/vnd.openxmlformats-officedocument.custom-properties+xml"/>
  <Default Extension="bin" ContentType="application/octet-stream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p xmlns:x="http://schemas.openxmlformats.org/wordprocessingml/2006/main">
      <w:ins x:id="body-rev" x:author="Body Person" x:date="2024-02-01T02:03:04Z">
        <w:r>
          <w:t>Body Person remains as content; author="Visible Person"; w:author='Visible Qualified'</w:t>
        </w:r>
      </w:ins>
    </w:p>
    <w:sectPr>
      <w:headerReference w:type="default" r:id="rId40"/>
      <w:footerReference w:type="default" r:id="rId41"/>
      <w:pgSz w:w="11906" w:h="16838"/>
      <w:pgMar w:top="1440" w:right="1440" w:bottom="1440" w:left="1440" w:header="708" w:footer="708" w:gutter="0"/>
    </w:sectPr>
  </w:body>
</w:document>
</file>

<file path=word/comments.xml><?xml version="1.0" encoding="utf-8"?>
<c:comments xmlns:c="http://schemas.openxmlformats.org/wordprocessingml/2006/main">
  <c:comment c:id="comment-7" c:author="Comment Person" c:initials="CP" c:date="2024-03-01T02:03:04Z">
    <c:p>
      <c:r>
        <c:t>Comment Person remains as comment text</c:t>
      </c:r>
    </c:p>
  </c:comment>
</c:comments>
</file>

<file path=word/endnotes.xml><?xml version="1.0" encoding="utf-8"?>
<n:endnotes xmlns:n="http://schemas.openxmlformats.org/wordprocessingml/2006/main">
  <n:endnote n:id="3">
    <n:p>
      <n:ins n:id="end-rev" n:author="End Person" n:date="2024-03-05T02:03:04Z">
        <n:r>
          <n:t>Endnote content</n:t>
        </n:r>
      </n:ins>
    </n:p>
  </n:endnote>
</n:endnotes>
</file>

<file path=word/footer1.xml><?xml version="1.0" encoding="utf-8"?>
<f:ftr xmlns:f="http://schemas.openxmlformats.org/wordprocessingml/2006/main">
  <f:p>
    <f:del f:id="footer-rev" f:author="Footer Person" f:date="2024-03-03T02:03:04Z">
      <f:r>
        <f:delText>Footer content</f:delText>
      </f:r>
    </f:del>
  </f:p>
</f:ftr>
</file>

<file path=word/footnotes.xml><?xml version="1.0" encoding="utf-8"?>
<n:footnotes xmlns:n="http://schemas.openxmlformats.org/wordprocessingml/2006/main">
  <n:footnote n:id="2">
    <n:p>
      <n:ins n:id="foot-rev" n:author="Foot Person" n:date="2024-03-04T02:03:04Z">
        <n:r>
          <n:t>Footnote content</n:t>
        </n:r>
      </n:ins>
    </n:p>
  </n:footnote>
</n:footnotes>
</file>

<file path=word/header1.xml><?xml version="1.0" encoding="utf-8"?>
<h:hdr xmlns:h="http://schemas.openxmlformats.org/wordprocessingml/2006/main">
  <h:p>
    <h:ins h:id="header-rev" h:author="Header Person" h:date="2024-03-02T02:03:04Z">
      <h:r>
        <h:t>Header content</h:t>
      </h:r>
    </h:ins>
  </h:p>
</h:hdr>
</file>

<file path=word/people.xml><?xml version="1.0" encoding="utf-8"?>
<p:people xmlns:p="http://schemas.microsoft.com/office/word/2012/wordml">
  <p:person p:author="People Person" p:initials="PP" p:personId="person-keep">
    <p:presenceInfo p:providerId="Example Org" p:userId="person@example.com"/>
  </p:person>
</p:people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40" Type="http://schemas.openxmlformats.org/officeDocument/2006/relationships/header" Target="header1.xml"/><Relationship Id="rId41" Type="http://schemas.openxmlformats.org/officeDocument/2006/relationships/footer" Target="footer1.xml"/><Relationship Id="rId42" Type="http://schemas.openxmlformats.org/officeDocument/2006/relationships/comments" Target="comments.xml"/></Relationships>
</file>

<file path=word/glossary/document.xml><?xml version="1.0" encoding="utf-8"?>
<g:document xmlns:g="http://schemas.openxmlformats.org/wordprocessingml/2006/main">
  <g:body>
    <g:p>
      <g:ins g:id="glossary-rev" g:author="Glossary Person" g:date="2024-03-06T02:03:04Z">
        <g:r>
          <g:t>Glossary content</g:t>
        </g:r>
      </g:ins>
    </g:p>
  </g:body>
</g:document>
</file>

<file path=customXml/item1.xml><?xml version="1.0" encoding="utf-8"?>
<custom xmlns:w="http://schemas.openxmlformats.org/wordprocessingml/2006/main" author="Custom Person">
  <w:ins w:id="custom-rev" w:author="Custom Person">
    <value>Keep me</value>
  </w:ins>
</custom>
</file>

<file path=docProps/app.xml><?xml version="1.0" encoding="utf-8"?>
<ep:Properties xmlns:ep="http://schemas.openxmlformats.org/officeDocument/2006/extended-properties">
  <ep:Manager>Manager Person</ep:Manager>
  <ep:Company>Example Org</ep:Company>
  <ep:Application>Preserved App</ep:Application>
</ep:Properties>
</file>

<file path=docProps/core.xml><?xml version="1.0" encoding="utf-8"?>
<meta:coreProperties xmlns:meta="http://schemas.openxmlformats.org/package/2006/metadata/core-properties" xmlns:d="http://purl.org/dc/elements/1.1/" xmlns:t="http://purl.org/dc/terms/">
  <d:creator role="writer">Core Person</d:creator>
  <meta:lastModifiedBy>Last Person</meta:lastModifiedBy>
  <d:title>Preserved title</d:title>
  <t:created>2024-01-01T00:00:00Z</t:created>
</meta:coreProperties>
</file>

<file path=docProps/custom.xml><?xml version="1.0" encoding="utf-8"?>
<Properties xmlns="http://schemas.openxmlformats.org/officeDocument/2006/custom-properties">
  <property name="Company">
    <value>Custom Org</value>
  </property>
</Properties>
</file>