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ins w:id="21" w:author="Alice">
        <w:del w:id="22" w:author="Bob">
          <w:r>
            <w:delText>插了又删</w:delText>
          </w:r>
        </w:del>
      </w:ins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