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a</w:t>
      </w:r>
    </w:p>
    <w:p>
      <w:pPr>
        <w:numPr>
          <w:ilvl w:val="0"/>
          <w:numId w:val="1"/>
        </w:numPr>
        <w:rPr>
          <w:del w:id="1" w:author="r" w:date="2020-01-01T00:00:00Z"/>
        </w:rPr>
      </w:pPr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