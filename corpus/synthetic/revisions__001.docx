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保留 </w:t>
      </w:r>
      <w:ins w:id="11" w:author="Alice" w:date="2026-07-01T10:00:00Z">
        <w:r>
          <w:t>新增文字</w:t>
        </w:r>
      </w:ins>
      <w:del w:id="12" w:author="Bob" w:date="2026-07-02T08:30:00Z">
        <w:r>
          <w:delText xml:space="preserve">被删文字</w:delText>
        </w:r>
      </w:del>
      <w:r>
        <w:t xml:space="preserve"> 结尾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