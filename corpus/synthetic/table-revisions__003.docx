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A1</w:t>
            </w:r>
          </w:p>
        </w:tc>
        <w:tc>
          <w:tcPr>
            <w:tcW w:w="4000" w:type="dxa"/>
          </w:tcPr>
          <w:p>
            <w:r>
              <w:t>B1</w:t>
            </w:r>
          </w:p>
        </w:tc>
      </w:tr>
      <w:tr>
        <w:trPr>
          <w:ins w:id="11" w:author="Alice" w:date="2026-01-01T00:00:00Z"/>
        </w:trPr>
        <w:tc>
          <w:tcPr>
            <w:tcW w:w="4000" w:type="dxa"/>
          </w:tcPr>
          <w:p>
            <w:del w:id="13" w:author="Alice" w:date="2026-01-01T00:00:00Z">
              <w:r>
                <w:delText>A2del</w:delText>
              </w:r>
            </w:del>
          </w:p>
        </w:tc>
        <w:tc>
          <w:tcPr>
            <w:tcW w:w="4000" w:type="dxa"/>
          </w:tcPr>
          <w:p>
            <w:del w:id="14" w:author="Alice" w:date="2026-01-01T00:00:00Z">
              <w:r>
                <w:delText>B2del</w:delText>
              </w:r>
            </w:del>
          </w:p>
        </w:tc>
      </w:tr>
      <w:tr>
        <w:tc>
          <w:tcPr>
            <w:tcW w:w="4000" w:type="dxa"/>
            <w:cellIns w:id="15" w:author="Alice" w:date="2026-01-01T00:00:00Z"/>
          </w:tcPr>
          <w:p>
            <w:r>
              <w:t>A3</w:t>
            </w:r>
          </w:p>
        </w:tc>
        <w:tc>
          <w:tcPr>
            <w:tcW w:w="4000" w:type="dxa"/>
          </w:tcPr>
          <w:p>
            <w:r>
              <w:t>B3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