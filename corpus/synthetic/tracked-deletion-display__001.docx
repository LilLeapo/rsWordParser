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commentRangeStart w:id="0"/>
      <w:r>
        <w:t>body</w:t>
      </w:r>
      <w:commentRangeEnd w:id="0"/>
      <w:r>
        <w:commentReference w:id="0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Author" w:initials="SC ED">
    <w:p>
      <w:r>
        <w:fldChar w:fldCharType="begin"/>
      </w:r>
      <w:r>
        <w:instrText xml:space="preserve"> PAGE \# "'Page: '#'" </w:instrText>
      </w:r>
      <w:r>
        <w:fldChar w:fldCharType="end"/>
      </w:r>
      <w:r>
        <w:annotationRef/>
      </w:r>
      <w:r>
        <w:t>Remark: first</w:t>
      </w:r>
      <w:del w:id="9" w:author="A" w:date="2024-08-18T21:35:00Z">
        <w:r>
          <w:delText> gone</w:delText>
        </w:r>
      </w:del>
    </w:p>
    <w:p>
      <w:r>
        <w:t>second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