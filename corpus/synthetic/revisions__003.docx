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rPr>
          <w:del w:id="31" w:author="Alice"/>
        </w:rPr>
      </w:pPr>
      <w:r>
        <w:t>段落标记被删</w:t>
      </w:r>
    </w:p>
    <w:p>
      <w:pPr>
        <w:jc w:val="center"/>
        <w:keepNext/>
        <w:pPrChange w:id="51" w:author="Alice" w:date="2026-07-01T10:00:00Z">
          <w:pPr>
            <w:jc w:val="left"/>
          </w:pPr>
        </w:pPrChange>
      </w:pPr>
      <w:r>
        <w:t>对齐方式被改过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