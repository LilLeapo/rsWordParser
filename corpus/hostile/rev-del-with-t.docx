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del w:id="20" w:author="错配的" w:date="2024-04-04T04:04:04Z">
        <w:r>
          <w:t>删除包裹里却是 w:t</w:t>
        </w:r>
      </w:del>
      <w:ins w:id="21" w:author="错配的" w:date="2024-04-04T04:04:04Z">
        <w:r>
          <w:delText>插入包裹里却是 w:delText</w:delText>
        </w:r>
      </w:ins>
    </w:p>
    <w:p>
      <w:del w:id="22" w:author="错配的" w:date="2024-04-04T04:04:04Z">
        <w:r>
          <w:fldChar w:fldCharType="begin"/>
        </w:r>
        <w:r>
          <w:instrText xml:space="preserve"> PAGE </w:instrText>
        </w:r>
      </w:del>
      <w:ins w:id="23" w:author="错配的" w:date="2024-04-04T04:04:04Z">
        <w:r>
          <w:delInstrText xml:space="preserve"> TIME </w:delInstrText>
        </w:r>
        <w:r>
          <w:fldChar w:fldCharType="end"/>
        </w:r>
      </w:ins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