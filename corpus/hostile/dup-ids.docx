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ins w:id="1" w:author="A" w:date="2026-01-01T00:00:00Z">
        <w:r>
          <w:t>x</w:t>
        </w:r>
      </w:ins>
      <w:ins w:id="1" w:author="A" w:date="2026-01-01T00:00:00Z">
        <w:r>
          <w:t>y</w:t>
        </w:r>
      </w:ins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