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moveFromRangeStart w:id="1" w:name="move-a" w:author="搬运工" w:date="2024-02-02T02:02:02Z"/>
      <w:moveFrom w:id="2" w:author="搬运工" w:date="2024-02-02T02:02:02Z">
        <w:r>
          <w:delText>被搬走但没有落点</w:delText>
        </w:r>
      </w:moveFrom>
      <w:moveFromRangeEnd w:id="1"/>
    </w:p>
    <w:p>
      <w:moveToRangeStart w:id="3" w:name="move-b" w:author="搬运工" w:date="2024-02-02T02:02:02Z"/>
      <w:moveTo w:id="4" w:author="搬运工" w:date="2024-02-02T02:02:02Z">
        <w:r>
          <w:t>落点，但名字对不上</w:t>
        </w:r>
      </w:moveTo>
      <w:moveToRangeEnd w:id="3"/>
    </w:p>
    <w:p>
      <w:moveFromRangeStart w:id="5" w:name="cross" w:author="搬运工" w:date="2024-02-02T02:02:02Z"/>
      <w:moveFrom w:id="6" w:author="搬运工" w:date="2024-02-02T02:02:02Z">
        <w:r>
          <w:delText>跨段一</w:delText>
        </w:r>
      </w:moveFrom>
    </w:p>
    <w:p>
      <w:moveFrom w:id="7" w:author="搬运工" w:date="2024-02-02T02:02:02Z">
        <w:r>
          <w:delText>跨段二</w:delText>
        </w:r>
      </w:moveFrom>
    </w:p>
    <w:p>
      <w:moveFrom w:id="8" w:author="搬运工" w:date="2024-02-02T02:02:02Z">
        <w:r>
          <w:delText>跨段三</w:delText>
        </w:r>
      </w:moveFrom>
      <w:moveFromRangeEnd w:id="5"/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