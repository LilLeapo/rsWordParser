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72F8" w:rsidRDefault="004372F8">
      <w:pPr>
        <w:rPr>
          <w:sz w:val="22"/>
        </w:rPr>
      </w:pPr>
      <w:r>
        <w:rPr>
          <w:sz w:val="22"/>
        </w:rPr>
        <w:t>before 前文</w:t>
      </w:r>
    </w:p>
    <w:p w:rsidR="004372F8" w:rsidRDefault="004372F8">
      <w:pPr>
        <w:rPr>
          <w:sz w:val="22"/>
        </w:rPr>
      </w:pPr>
      <w:r>
        <w:rPr>
          <w:sz w:val="22"/>
        </w:rPr>
        <w:t>First original anchor.</w:t>
      </w:r>
      <w:r>
        <w:rPr>
          <w:sz w:val="22"/>
        </w:rPr>
        <w:t xml:space="preserve"> ACCEPTED-INSERT</w:t>
      </w:r>
    </w:p>
    <w:p w:rsidR="004372F8" w:rsidRDefault="004372F8">
      <w:pPr>
        <w:rPr>
          <w:sz w:val="22"/>
        </w:rPr>
      </w:pPr>
      <w:r>
        <w:rPr>
          <w:sz w:val="22"/>
        </w:rPr>
        <w:t>Second original anchor.</w:t>
      </w:r>
    </w:p>
    <w:p w:rsidR="004372F8" w:rsidRDefault="004372F8">
      <w:pPr>
        <w:rPr>
          <w:sz w:val="22"/>
        </w:rPr>
      </w:pPr>
      <w:r>
        <w:rPr>
          <w:sz w:val="22"/>
        </w:rPr>
        <w:t>Third original anchor.</w:t>
      </w:r>
      <w:ins w:id="0" w:author="作者甲" w:date="2026-09-07T11:40:00Z">
        <w:r>
          <w:rPr>
            <w:sz w:val="22"/>
          </w:rPr>
          <w:t xml:space="preserve"> PENDING-INSERT</w:t>
        </w:r>
      </w:ins>
    </w:p>
    <w:p w:rsidR="004372F8" w:rsidRDefault="004372F8">
      <w:pPr>
        <w:rPr>
          <w:sz w:val="22"/>
        </w:rPr>
      </w:pPr>
      <w:r>
        <w:rPr>
          <w:sz w:val="22"/>
        </w:rPr>
        <w:t>after 后文</w:t>
      </w:r>
    </w:p>
    <w:p w:rsidR="004B09F7" w:rsidRPr="004372F8" w:rsidRDefault="004B09F7">
      <w:pPr>
        <w:rPr>
          <w:sz w:val="22"/>
        </w:rPr>
      </w:pPr>
    </w:p>
    <w:sectPr w:rsidR="004B09F7" w:rsidRPr="00437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作者甲">
    <w15:presenceInfo w15:providerId="None" w15:userId="作者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F8"/>
    <w:rsid w:val="004372F8"/>
    <w:rsid w:val="004B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60686E-FDE9-458B-B5D1-AC591639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105</Characters>
  <Application>Microsoft Office Word</Application>
  <DocSecurity>0</DocSecurity>
  <Lines>5</Lines>
  <Paragraphs>5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2026-09-07T03:40:00Z</dcterms:created>
  <dcterms:modified xsi:type="dcterms:W3CDTF">2026-09-07T03:40:00Z</dcterms:modified>
</cp:coreProperties>
</file>