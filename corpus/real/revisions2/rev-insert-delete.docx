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545D" w:rsidRDefault="00BA545D">
      <w:pPr>
        <w:rPr>
          <w:sz w:val="22"/>
        </w:rPr>
      </w:pPr>
      <w:r>
        <w:rPr>
          <w:sz w:val="22"/>
        </w:rPr>
        <w:t>before 前文</w:t>
      </w:r>
    </w:p>
    <w:p w:rsidR="00BA545D" w:rsidRDefault="00BA545D">
      <w:pPr>
        <w:rPr>
          <w:sz w:val="22"/>
        </w:rPr>
      </w:pPr>
      <w:r>
        <w:rPr>
          <w:sz w:val="22"/>
        </w:rPr>
        <w:t>Author A insertion point.</w:t>
      </w:r>
      <w:ins w:id="0" w:author="作者甲" w:date="2026-09-07T11:37:00Z">
        <w:r>
          <w:rPr>
            <w:sz w:val="22"/>
          </w:rPr>
          <w:t xml:space="preserve"> Author A inserted this sentence.</w:t>
        </w:r>
      </w:ins>
    </w:p>
    <w:p w:rsidR="00BA545D" w:rsidRDefault="00BA545D">
      <w:pPr>
        <w:rPr>
          <w:sz w:val="22"/>
        </w:rPr>
      </w:pPr>
      <w:del w:id="1" w:author="作者甲" w:date="2026-09-07T11:37:00Z">
        <w:r w:rsidDel="00BA545D">
          <w:rPr>
            <w:sz w:val="22"/>
          </w:rPr>
          <w:delText>Delete this original sentence.</w:delText>
        </w:r>
      </w:del>
    </w:p>
    <w:p w:rsidR="00BA545D" w:rsidRDefault="00BA545D">
      <w:pPr>
        <w:rPr>
          <w:sz w:val="22"/>
        </w:rPr>
      </w:pPr>
      <w:r>
        <w:rPr>
          <w:sz w:val="22"/>
        </w:rPr>
        <w:t>Author B insertion point.</w:t>
      </w:r>
      <w:ins w:id="2" w:author="作者乙" w:date="2026-09-07T11:37:00Z">
        <w:r>
          <w:rPr>
            <w:sz w:val="22"/>
          </w:rPr>
          <w:t xml:space="preserve"> Author B inserted this sentence.</w:t>
        </w:r>
      </w:ins>
    </w:p>
    <w:p w:rsidR="00BA545D" w:rsidRDefault="00BA545D">
      <w:pPr>
        <w:rPr>
          <w:sz w:val="22"/>
        </w:rPr>
      </w:pPr>
      <w:r>
        <w:rPr>
          <w:sz w:val="22"/>
        </w:rPr>
        <w:t>after 后文</w:t>
      </w:r>
    </w:p>
    <w:p w:rsidR="004B09F7" w:rsidRPr="00BA545D" w:rsidRDefault="004B09F7">
      <w:pPr>
        <w:rPr>
          <w:sz w:val="22"/>
        </w:rPr>
      </w:pPr>
    </w:p>
    <w:sectPr w:rsidR="004B09F7" w:rsidRPr="00BA54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作者甲">
    <w15:presenceInfo w15:providerId="None" w15:userId="作者甲"/>
  </w15:person>
  <w15:person w15:author="作者乙">
    <w15:presenceInfo w15:providerId="None" w15:userId="作者乙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5D"/>
    <w:rsid w:val="004B09F7"/>
    <w:rsid w:val="00BA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D15A5A-B379-4B6B-80F1-43C674A7B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115</Characters>
  <Application>Microsoft Office Word</Application>
  <DocSecurity>0</DocSecurity>
  <Lines>5</Lines>
  <Paragraphs>4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作者乙</cp:lastModifiedBy>
  <cp:revision>1</cp:revision>
  <dcterms:created xsi:type="dcterms:W3CDTF">2026-09-07T03:37:00Z</dcterms:created>
  <dcterms:modified xsi:type="dcterms:W3CDTF">2026-09-07T03:37:00Z</dcterms:modified>
</cp:coreProperties>
</file>