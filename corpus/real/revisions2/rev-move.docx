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7C37" w:rsidRDefault="00627C37">
      <w:pPr>
        <w:rPr>
          <w:sz w:val="22"/>
        </w:rPr>
      </w:pPr>
      <w:r>
        <w:rPr>
          <w:sz w:val="22"/>
        </w:rPr>
        <w:t>before 前文</w:t>
      </w:r>
    </w:p>
    <w:p w:rsidR="00627C37" w:rsidDel="00627C37" w:rsidRDefault="00627C37">
      <w:pPr>
        <w:rPr>
          <w:moveFrom w:id="0" w:author="作者甲" w:date="2026-09-07T11:38:00Z"/>
          <w:sz w:val="22"/>
        </w:rPr>
      </w:pPr>
      <w:moveFromRangeStart w:id="1" w:author="作者甲" w:date="2026-09-07T11:38:00Z" w:name="move239673512"/>
      <w:moveFrom w:id="2" w:author="作者甲" w:date="2026-09-07T11:38:00Z">
        <w:r w:rsidDel="00627C37">
          <w:rPr>
            <w:sz w:val="22"/>
          </w:rPr>
          <w:t>Move this entire original paragraph with several words to the end of the body.</w:t>
        </w:r>
      </w:moveFrom>
    </w:p>
    <w:moveFromRangeEnd w:id="1"/>
    <w:p w:rsidR="00627C37" w:rsidRDefault="00627C37">
      <w:pPr>
        <w:rPr>
          <w:sz w:val="22"/>
        </w:rPr>
      </w:pPr>
      <w:r>
        <w:rPr>
          <w:sz w:val="22"/>
        </w:rPr>
        <w:t>Stationary paragraph one remains here.</w:t>
      </w:r>
    </w:p>
    <w:p w:rsidR="00627C37" w:rsidRDefault="00627C37">
      <w:pPr>
        <w:rPr>
          <w:sz w:val="22"/>
        </w:rPr>
      </w:pPr>
      <w:r>
        <w:rPr>
          <w:sz w:val="22"/>
        </w:rPr>
        <w:t>Stationary paragraph two remains here.</w:t>
      </w:r>
    </w:p>
    <w:p w:rsidR="00627C37" w:rsidRDefault="00627C37" w:rsidP="00627C37">
      <w:pPr>
        <w:rPr>
          <w:moveTo w:id="3" w:author="作者甲" w:date="2026-09-07T11:38:00Z"/>
          <w:sz w:val="22"/>
        </w:rPr>
      </w:pPr>
      <w:moveToRangeStart w:id="4" w:author="作者甲" w:date="2026-09-07T11:38:00Z" w:name="move239673512"/>
      <w:moveTo w:id="5" w:author="作者甲" w:date="2026-09-07T11:38:00Z">
        <w:r>
          <w:rPr>
            <w:sz w:val="22"/>
          </w:rPr>
          <w:t>Move this entire original paragraph with several words to the end of the body.</w:t>
        </w:r>
      </w:moveTo>
    </w:p>
    <w:moveToRangeEnd w:id="4"/>
    <w:p w:rsidR="00627C37" w:rsidRDefault="00627C37">
      <w:pPr>
        <w:rPr>
          <w:sz w:val="22"/>
        </w:rPr>
      </w:pPr>
      <w:r>
        <w:rPr>
          <w:sz w:val="22"/>
        </w:rPr>
        <w:t>after 后文</w:t>
      </w:r>
    </w:p>
    <w:p w:rsidR="004B09F7" w:rsidRPr="00627C37" w:rsidRDefault="004B09F7">
      <w:pPr>
        <w:rPr>
          <w:sz w:val="22"/>
        </w:rPr>
      </w:pPr>
    </w:p>
    <w:sectPr w:rsidR="004B09F7" w:rsidRPr="00627C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甲">
    <w15:presenceInfo w15:providerId="None" w15:userId="作者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37"/>
    <w:rsid w:val="004B09F7"/>
    <w:rsid w:val="0062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896847-74EE-4677-942A-438D2676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148</Characters>
  <Application>Microsoft Office Word</Application>
  <DocSecurity>0</DocSecurity>
  <Lines>5</Lines>
  <Paragraphs>5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2026-09-07T03:38:00Z</dcterms:created>
  <dcterms:modified xsi:type="dcterms:W3CDTF">2026-09-07T03:38:00Z</dcterms:modified>
</cp:coreProperties>
</file>