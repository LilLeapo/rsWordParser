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8F9F3" w14:textId="77777777" w:rsidR="001018AB" w:rsidRDefault="001018AB">
      <w:r>
        <w:t>before 前文</w:t>
      </w:r>
    </w:p>
    <w:tbl>
      <w:tblPr>
        <w:tblStyle w:val="Round2TableBorderRed"/>
        <w:tblW w:w="8306" w:type="dxa"/>
        <w:tblLayout w:type="fixed"/>
        <w:tblLook w:val="04A0" w:firstRow="1" w:lastRow="0" w:firstColumn="1" w:lastColumn="0" w:noHBand="0" w:noVBand="1"/>
        <w:tblPrChange w:id="0" w:author="Administrator" w:date="2026-09-07T12:25:00Z">
          <w:tblPr>
            <w:tblStyle w:val="Round2TableBorderBlack"/>
            <w:tblW w:w="8306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153"/>
        <w:gridCol w:w="4153"/>
        <w:tblGridChange w:id="1">
          <w:tblGrid>
            <w:gridCol w:w="4153"/>
            <w:gridCol w:w="4153"/>
          </w:tblGrid>
        </w:tblGridChange>
      </w:tblGrid>
      <w:tr w:rsidR="001018AB" w14:paraId="6FA65723" w14:textId="77777777" w:rsidTr="001018AB">
        <w:tc>
          <w:tcPr>
            <w:tcW w:w="8306" w:type="dxa"/>
            <w:gridSpan w:val="2"/>
            <w:tcPrChange w:id="2" w:author="Administrator" w:date="2026-09-07T12:25:00Z">
              <w:tcPr>
                <w:tcW w:w="8306" w:type="dxa"/>
                <w:gridSpan w:val="2"/>
              </w:tcPr>
            </w:tcPrChange>
          </w:tcPr>
          <w:p w14:paraId="3814825F" w14:textId="77777777" w:rsidR="001018AB" w:rsidRDefault="001018AB">
            <w:r>
              <w:t>Original R1 C1</w:t>
            </w:r>
          </w:p>
          <w:p w14:paraId="5BF20B3F" w14:textId="6169EF77" w:rsidR="001018AB" w:rsidRDefault="001018AB">
            <w:r>
              <w:t>Original R1 C2</w:t>
            </w:r>
          </w:p>
        </w:tc>
      </w:tr>
      <w:tr w:rsidR="001018AB" w14:paraId="3A63CE56" w14:textId="77777777" w:rsidTr="001018AB">
        <w:tblPrEx>
          <w:tblPrExChange w:id="3" w:author="Administrator" w:date="2026-09-07T12:25:00Z">
            <w:tblPrEx>
              <w:tblW w:w="0" w:type="auto"/>
            </w:tblPrEx>
          </w:tblPrExChange>
        </w:tblPrEx>
        <w:trPr>
          <w:ins w:id="4" w:author="Administrator" w:date="2026-09-07T12:25:00Z"/>
        </w:trPr>
        <w:tc>
          <w:tcPr>
            <w:tcW w:w="4153" w:type="dxa"/>
            <w:tcPrChange w:id="5" w:author="Administrator" w:date="2026-09-07T12:25:00Z">
              <w:tcPr>
                <w:tcW w:w="4153" w:type="dxa"/>
              </w:tcPr>
            </w:tcPrChange>
          </w:tcPr>
          <w:p w14:paraId="0A8AA43F" w14:textId="2C7591CB" w:rsidR="001018AB" w:rsidRDefault="001018AB">
            <w:pPr>
              <w:rPr>
                <w:ins w:id="6" w:author="Administrator" w:date="2026-09-07T12:25:00Z"/>
              </w:rPr>
            </w:pPr>
            <w:ins w:id="7" w:author="Administrator" w:date="2026-09-07T12:25:00Z">
              <w:r>
                <w:t>Inserted row left</w:t>
              </w:r>
            </w:ins>
          </w:p>
        </w:tc>
        <w:tc>
          <w:tcPr>
            <w:tcW w:w="4153" w:type="dxa"/>
            <w:tcPrChange w:id="8" w:author="Administrator" w:date="2026-09-07T12:25:00Z">
              <w:tcPr>
                <w:tcW w:w="4153" w:type="dxa"/>
              </w:tcPr>
            </w:tcPrChange>
          </w:tcPr>
          <w:p w14:paraId="03CBBECF" w14:textId="3566D3B7" w:rsidR="001018AB" w:rsidRDefault="001018AB">
            <w:pPr>
              <w:rPr>
                <w:ins w:id="9" w:author="Administrator" w:date="2026-09-07T12:25:00Z"/>
              </w:rPr>
            </w:pPr>
            <w:ins w:id="10" w:author="Administrator" w:date="2026-09-07T12:25:00Z">
              <w:r>
                <w:t>Inserted row right</w:t>
              </w:r>
            </w:ins>
          </w:p>
        </w:tc>
      </w:tr>
      <w:tr w:rsidR="001018AB" w:rsidDel="001018AB" w14:paraId="38B2F066" w14:textId="5EEF6E5B" w:rsidTr="001018AB">
        <w:tblPrEx>
          <w:tblPrExChange w:id="11" w:author="Administrator" w:date="2026-09-07T12:25:00Z">
            <w:tblPrEx>
              <w:tblW w:w="0" w:type="auto"/>
            </w:tblPrEx>
          </w:tblPrExChange>
        </w:tblPrEx>
        <w:trPr>
          <w:del w:id="12" w:author="Administrator" w:date="2026-09-07T12:25:00Z"/>
        </w:trPr>
        <w:tc>
          <w:tcPr>
            <w:tcW w:w="4153" w:type="dxa"/>
            <w:tcPrChange w:id="13" w:author="Administrator" w:date="2026-09-07T12:25:00Z">
              <w:tcPr>
                <w:tcW w:w="4153" w:type="dxa"/>
              </w:tcPr>
            </w:tcPrChange>
          </w:tcPr>
          <w:p w14:paraId="5B69BF17" w14:textId="295B98C7" w:rsidR="001018AB" w:rsidDel="001018AB" w:rsidRDefault="001018AB">
            <w:pPr>
              <w:rPr>
                <w:del w:id="14" w:author="Administrator" w:date="2026-09-07T12:25:00Z"/>
              </w:rPr>
            </w:pPr>
            <w:del w:id="15" w:author="Administrator" w:date="2026-09-07T12:25:00Z">
              <w:r w:rsidDel="001018AB">
                <w:delText>Original R2 C1</w:delText>
              </w:r>
            </w:del>
          </w:p>
        </w:tc>
        <w:tc>
          <w:tcPr>
            <w:tcW w:w="4153" w:type="dxa"/>
            <w:tcPrChange w:id="16" w:author="Administrator" w:date="2026-09-07T12:25:00Z">
              <w:tcPr>
                <w:tcW w:w="4153" w:type="dxa"/>
              </w:tcPr>
            </w:tcPrChange>
          </w:tcPr>
          <w:p w14:paraId="02D4CC6C" w14:textId="4C7C7DB5" w:rsidR="001018AB" w:rsidDel="001018AB" w:rsidRDefault="001018AB">
            <w:pPr>
              <w:rPr>
                <w:del w:id="17" w:author="Administrator" w:date="2026-09-07T12:25:00Z"/>
              </w:rPr>
            </w:pPr>
            <w:del w:id="18" w:author="Administrator" w:date="2026-09-07T12:25:00Z">
              <w:r w:rsidDel="001018AB">
                <w:delText>Original R2 C2</w:delText>
              </w:r>
            </w:del>
          </w:p>
        </w:tc>
      </w:tr>
    </w:tbl>
    <w:p w14:paraId="08BCEA58" w14:textId="2B8082B6" w:rsidR="001018AB" w:rsidRDefault="001018AB"/>
    <w:p w14:paraId="3832E23B" w14:textId="77777777" w:rsidR="001018AB" w:rsidRDefault="001018AB">
      <w:r>
        <w:t>after 后文</w:t>
      </w:r>
    </w:p>
    <w:p w14:paraId="1E863C89" w14:textId="5276F21B" w:rsidR="004B09F7" w:rsidRDefault="004B09F7"/>
    <w:sectPr w:rsidR="004B09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AB"/>
    <w:rsid w:val="001018AB"/>
    <w:rsid w:val="004B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74D0B"/>
  <w15:chartTrackingRefBased/>
  <w15:docId w15:val="{9DF25A11-80B9-4CC4-B955-8D898EAF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Round2TableBorderBlack">
    <w:name w:val="Round2 Table Border Black"/>
    <w:basedOn w:val="a1"/>
    <w:rsid w:val="00101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Round2TableBorderRed">
    <w:name w:val="Round2 Table Border Red"/>
    <w:basedOn w:val="a1"/>
    <w:rsid w:val="001018AB"/>
    <w:tblPr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70</Characters>
  <Application>Microsoft Office Word</Application>
  <DocSecurity>0</DocSecurity>
  <Lines>9</Lines>
  <Paragraphs>6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2026-09-07T04:25:00Z</dcterms:created>
  <dcterms:modified xsi:type="dcterms:W3CDTF">2026-09-07T04:25:00Z</dcterms:modified>
</cp:coreProperties>
</file>