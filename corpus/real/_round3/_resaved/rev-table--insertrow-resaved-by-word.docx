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EA40E" w14:textId="77777777" w:rsidR="001018AB" w:rsidRDefault="001018AB">
      <w:r>
        <w:t>before 前文</w:t>
      </w:r>
    </w:p>
    <w:tbl>
      <w:tblPr>
        <w:tblStyle w:val="Round2TableBorderRed"/>
        <w:tblW w:w="8306" w:type="dxa"/>
        <w:tblLayout w:type="fixed"/>
        <w:tblLook w:val="04A0" w:firstRow="1" w:lastRow="0" w:firstColumn="1" w:lastColumn="0" w:noHBand="0" w:noVBand="1"/>
        <w:tblPrChange w:id="0" w:author="Administrator" w:date="2026-09-07T12:25:00Z">
          <w:tblPr>
            <w:tblStyle w:val="Round2TableBorderBlack"/>
            <w:tblW w:w="8306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4153"/>
        <w:gridCol w:w="4153"/>
        <w:tblGridChange w:id="1">
          <w:tblGrid>
            <w:gridCol w:w="4153"/>
            <w:gridCol w:w="4153"/>
          </w:tblGrid>
        </w:tblGridChange>
      </w:tblGrid>
      <w:tr w:rsidR="001018AB" w14:paraId="4CB35B31" w14:textId="77777777" w:rsidTr="001018AB">
        <w:tc>
          <w:tcPr>
            <w:tcW w:w="8306" w:type="dxa"/>
            <w:gridSpan w:val="2"/>
            <w:tcPrChange w:id="2" w:author="Administrator" w:date="2026-09-07T12:25:00Z">
              <w:tcPr>
                <w:tcW w:w="8306" w:type="dxa"/>
                <w:gridSpan w:val="2"/>
              </w:tcPr>
            </w:tcPrChange>
          </w:tcPr>
          <w:p w14:paraId="56588773" w14:textId="77777777" w:rsidR="001018AB" w:rsidRDefault="001018AB">
            <w:r>
              <w:t>Original R1 C1</w:t>
            </w:r>
          </w:p>
          <w:p w14:paraId="1D5122DE" w14:textId="77777777" w:rsidR="001018AB" w:rsidRDefault="001018AB">
            <w:r>
              <w:t>Original R1 C2</w:t>
            </w:r>
          </w:p>
        </w:tc>
      </w:tr>
      <w:tr w:rsidR="000D3E90" w14:paraId="7769B4C4" w14:textId="77777777" w:rsidTr="000D3E90">
        <w:tc>
          <w:tcPr>
            <w:tcW w:w="8306" w:type="dxa"/>
            <w:gridSpan w:val="2"/>
            <w:tcPrChange w:id="3" w:author="Administrator" w:date="2026-09-07T12:25:00Z">
              <w:tcPr>
                <w:tcW w:w="8306" w:type="dxa"/>
                <w:gridSpan w:val="2"/>
              </w:tcPr>
            </w:tcPrChange>
          </w:tcPr>
          <w:p w14:paraId="17BE37A7" w14:textId="77777777" w:rsidR="000D3E90" w:rsidRDefault="000D3E90"/>
        </w:tc>
      </w:tr>
      <w:tr w:rsidR="001018AB" w14:paraId="39C6FC2E" w14:textId="77777777" w:rsidTr="001018AB">
        <w:tblPrEx>
          <w:tblPrExChange w:id="4" w:author="Administrator" w:date="2026-09-07T12:25:00Z">
            <w:tblPrEx>
              <w:tblW w:w="0" w:type="auto"/>
            </w:tblPrEx>
          </w:tblPrExChange>
        </w:tblPrEx>
        <w:trPr>
          <w:ins w:id="5" w:author="Administrator" w:date="2026-09-07T12:25:00Z"/>
        </w:trPr>
        <w:tc>
          <w:tcPr>
            <w:tcW w:w="4153" w:type="dxa"/>
            <w:tcPrChange w:id="6" w:author="Administrator" w:date="2026-09-07T12:25:00Z">
              <w:tcPr>
                <w:tcW w:w="4153" w:type="dxa"/>
              </w:tcPr>
            </w:tcPrChange>
          </w:tcPr>
          <w:p w14:paraId="2D48BEC3" w14:textId="77777777" w:rsidR="001018AB" w:rsidRDefault="001018AB">
            <w:pPr>
              <w:rPr>
                <w:ins w:id="7" w:author="Administrator" w:date="2026-09-07T12:25:00Z"/>
              </w:rPr>
            </w:pPr>
            <w:ins w:id="8" w:author="Administrator" w:date="2026-09-07T12:25:00Z">
              <w:r>
                <w:t>Inserted row left</w:t>
              </w:r>
            </w:ins>
          </w:p>
        </w:tc>
        <w:tc>
          <w:tcPr>
            <w:tcW w:w="4153" w:type="dxa"/>
            <w:tcPrChange w:id="9" w:author="Administrator" w:date="2026-09-07T12:25:00Z">
              <w:tcPr>
                <w:tcW w:w="4153" w:type="dxa"/>
              </w:tcPr>
            </w:tcPrChange>
          </w:tcPr>
          <w:p w14:paraId="5ACB068B" w14:textId="77777777" w:rsidR="001018AB" w:rsidRDefault="001018AB">
            <w:pPr>
              <w:rPr>
                <w:ins w:id="10" w:author="Administrator" w:date="2026-09-07T12:25:00Z"/>
              </w:rPr>
            </w:pPr>
            <w:ins w:id="11" w:author="Administrator" w:date="2026-09-07T12:25:00Z">
              <w:r>
                <w:t>Inserted row right</w:t>
              </w:r>
            </w:ins>
          </w:p>
        </w:tc>
      </w:tr>
      <w:tr w:rsidR="001018AB" w:rsidDel="001018AB" w14:paraId="6FC5DF74" w14:textId="77777777" w:rsidTr="001018AB">
        <w:tblPrEx>
          <w:tblPrExChange w:id="12" w:author="Administrator" w:date="2026-09-07T12:25:00Z">
            <w:tblPrEx>
              <w:tblW w:w="0" w:type="auto"/>
            </w:tblPrEx>
          </w:tblPrExChange>
        </w:tblPrEx>
        <w:trPr>
          <w:del w:id="13" w:author="Administrator" w:date="2026-09-07T12:25:00Z"/>
        </w:trPr>
        <w:tc>
          <w:tcPr>
            <w:tcW w:w="4153" w:type="dxa"/>
            <w:tcPrChange w:id="14" w:author="Administrator" w:date="2026-09-07T12:25:00Z">
              <w:tcPr>
                <w:tcW w:w="4153" w:type="dxa"/>
              </w:tcPr>
            </w:tcPrChange>
          </w:tcPr>
          <w:p w14:paraId="21C549F4" w14:textId="77777777" w:rsidR="001018AB" w:rsidDel="001018AB" w:rsidRDefault="001018AB">
            <w:pPr>
              <w:rPr>
                <w:del w:id="15" w:author="Administrator" w:date="2026-09-07T12:25:00Z"/>
              </w:rPr>
            </w:pPr>
            <w:del w:id="16" w:author="Administrator" w:date="2026-09-07T12:25:00Z">
              <w:r w:rsidDel="001018AB">
                <w:delText>Original R2 C1</w:delText>
              </w:r>
            </w:del>
          </w:p>
        </w:tc>
        <w:tc>
          <w:tcPr>
            <w:tcW w:w="4153" w:type="dxa"/>
            <w:tcPrChange w:id="17" w:author="Administrator" w:date="2026-09-07T12:25:00Z">
              <w:tcPr>
                <w:tcW w:w="4153" w:type="dxa"/>
              </w:tcPr>
            </w:tcPrChange>
          </w:tcPr>
          <w:p w14:paraId="28B2D5EE" w14:textId="77777777" w:rsidR="001018AB" w:rsidDel="001018AB" w:rsidRDefault="001018AB">
            <w:pPr>
              <w:rPr>
                <w:del w:id="18" w:author="Administrator" w:date="2026-09-07T12:25:00Z"/>
              </w:rPr>
            </w:pPr>
            <w:del w:id="19" w:author="Administrator" w:date="2026-09-07T12:25:00Z">
              <w:r w:rsidDel="001018AB">
                <w:delText>Original R2 C2</w:delText>
              </w:r>
            </w:del>
          </w:p>
        </w:tc>
      </w:tr>
    </w:tbl>
    <w:p w14:paraId="151A56BC" w14:textId="77777777" w:rsidR="001018AB" w:rsidRDefault="001018AB"/>
    <w:p w14:paraId="2E7E2BDC" w14:textId="77777777" w:rsidR="001018AB" w:rsidRDefault="001018AB">
      <w:r>
        <w:t>after 后文</w:t>
      </w:r>
    </w:p>
    <w:p w14:paraId="39656E4A" w14:textId="77777777" w:rsidR="004B09F7" w:rsidRDefault="004B09F7"/>
    <w:sectPr w:rsidR="004B09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209E7" w14:textId="77777777" w:rsidR="00486EB1" w:rsidRDefault="00486EB1" w:rsidP="00486EB1">
      <w:r>
        <w:separator/>
      </w:r>
    </w:p>
  </w:endnote>
  <w:endnote w:type="continuationSeparator" w:id="0">
    <w:p w14:paraId="47498C74" w14:textId="77777777" w:rsidR="00486EB1" w:rsidRDefault="00486EB1" w:rsidP="00486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4DEC9" w14:textId="77777777" w:rsidR="00486EB1" w:rsidRDefault="00486EB1" w:rsidP="00486EB1">
      <w:r>
        <w:separator/>
      </w:r>
    </w:p>
  </w:footnote>
  <w:footnote w:type="continuationSeparator" w:id="0">
    <w:p w14:paraId="5D2370B8" w14:textId="77777777" w:rsidR="00486EB1" w:rsidRDefault="00486EB1" w:rsidP="00486EB1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AB"/>
    <w:rsid w:val="000D3E90"/>
    <w:rsid w:val="001018AB"/>
    <w:rsid w:val="00486EB1"/>
    <w:rsid w:val="004B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5DAEEE"/>
  <w15:chartTrackingRefBased/>
  <w15:docId w15:val="{9DF25A11-80B9-4CC4-B955-8D898EAF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Round2TableBorderBlack">
    <w:name w:val="Round2 Table Border Black"/>
    <w:basedOn w:val="a1"/>
    <w:rsid w:val="001018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Round2TableBorderRed">
    <w:name w:val="Round2 Table Border Red"/>
    <w:basedOn w:val="a1"/>
    <w:rsid w:val="001018AB"/>
    <w:tblPr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</w:tblPr>
    <w:tcPr>
      <w:shd w:val="clear" w:color="auto" w:fill="auto"/>
    </w:tcPr>
  </w:style>
  <w:style w:type="paragraph" w:styleId="a3">
    <w:name w:val="header"/>
    <w:basedOn w:val="a"/>
    <w:link w:val="a4"/>
    <w:uiPriority w:val="99"/>
    <w:unhideWhenUsed/>
    <w:rsid w:val="00486E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6E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6E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6E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4</DocSecurity>
  <Lines>11</Lines>
  <Paragraphs>12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作者甲</cp:lastModifiedBy>
  <cp:revision>2</cp:revision>
  <dcterms:created xsi:type="dcterms:W3CDTF">2026-09-07T06:46:00Z</dcterms:created>
  <dcterms:modified xsi:type="dcterms:W3CDTF">2026-09-07T06:46:00Z</dcterms:modified>
</cp:coreProperties>
</file>