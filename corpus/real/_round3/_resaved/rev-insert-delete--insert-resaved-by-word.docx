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69884" w14:textId="77777777" w:rsidR="00BA545D" w:rsidRDefault="00BA545D">
      <w:pPr>
        <w:rPr>
          <w:sz w:val="22"/>
        </w:rPr>
      </w:pPr>
      <w:proofErr w:type="spellStart"/>
      <w:r>
        <w:rPr>
          <w:sz w:val="22"/>
        </w:rPr>
        <w:t>rsword</w:t>
      </w:r>
      <w:proofErr w:type="spellEnd"/>
      <w:r>
        <w:rPr>
          <w:sz w:val="22"/>
        </w:rPr>
        <w:t>✎ before 前文</w:t>
      </w:r>
    </w:p>
    <w:p w14:paraId="59C5D9A4" w14:textId="77777777" w:rsidR="00BA545D" w:rsidRDefault="00BA545D">
      <w:pPr>
        <w:rPr>
          <w:sz w:val="22"/>
        </w:rPr>
      </w:pPr>
      <w:r>
        <w:rPr>
          <w:sz w:val="22"/>
        </w:rPr>
        <w:t>Author A insertion point.</w:t>
      </w:r>
      <w:ins w:id="0" w:author="作者甲" w:date="2026-09-07T11:37:00Z">
        <w:r>
          <w:rPr>
            <w:sz w:val="22"/>
          </w:rPr>
          <w:t xml:space="preserve"> Author A inserted this sentence.</w:t>
        </w:r>
      </w:ins>
    </w:p>
    <w:p w14:paraId="163B52AE" w14:textId="77777777" w:rsidR="00BA545D" w:rsidRDefault="00BA545D">
      <w:pPr>
        <w:rPr>
          <w:sz w:val="22"/>
        </w:rPr>
      </w:pPr>
      <w:del w:id="1" w:author="作者甲" w:date="2026-09-07T11:37:00Z">
        <w:r w:rsidDel="00BA545D">
          <w:rPr>
            <w:sz w:val="22"/>
          </w:rPr>
          <w:delText>Delete this original sentence.</w:delText>
        </w:r>
      </w:del>
    </w:p>
    <w:p w14:paraId="7CDF987A" w14:textId="77777777" w:rsidR="00BA545D" w:rsidRDefault="00BA545D">
      <w:pPr>
        <w:rPr>
          <w:sz w:val="22"/>
        </w:rPr>
      </w:pPr>
      <w:r>
        <w:rPr>
          <w:sz w:val="22"/>
        </w:rPr>
        <w:t>Author B insertion point.</w:t>
      </w:r>
      <w:ins w:id="2" w:author="作者乙" w:date="2026-09-07T11:37:00Z">
        <w:r>
          <w:rPr>
            <w:sz w:val="22"/>
          </w:rPr>
          <w:t xml:space="preserve"> Author B inserted this sentence.</w:t>
        </w:r>
      </w:ins>
    </w:p>
    <w:p w14:paraId="28E97429" w14:textId="77777777" w:rsidR="00BA545D" w:rsidRDefault="00BA545D">
      <w:pPr>
        <w:rPr>
          <w:sz w:val="22"/>
        </w:rPr>
      </w:pPr>
      <w:r>
        <w:rPr>
          <w:sz w:val="22"/>
        </w:rPr>
        <w:t>after 后文</w:t>
      </w:r>
    </w:p>
    <w:p w14:paraId="1F1A1BD8" w14:textId="77777777" w:rsidR="004B09F7" w:rsidRPr="00BA545D" w:rsidRDefault="004B09F7">
      <w:pPr>
        <w:rPr>
          <w:sz w:val="22"/>
        </w:rPr>
      </w:pPr>
    </w:p>
    <w:sectPr w:rsidR="004B09F7" w:rsidRPr="00BA5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838AA" w14:textId="77777777" w:rsidR="008D0CE1" w:rsidRDefault="008D0CE1" w:rsidP="008D0CE1">
      <w:r>
        <w:separator/>
      </w:r>
    </w:p>
  </w:endnote>
  <w:endnote w:type="continuationSeparator" w:id="0">
    <w:p w14:paraId="369EC235" w14:textId="77777777" w:rsidR="008D0CE1" w:rsidRDefault="008D0CE1" w:rsidP="008D0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AE3DE" w14:textId="77777777" w:rsidR="008D0CE1" w:rsidRDefault="008D0CE1" w:rsidP="008D0CE1">
      <w:r>
        <w:separator/>
      </w:r>
    </w:p>
  </w:footnote>
  <w:footnote w:type="continuationSeparator" w:id="0">
    <w:p w14:paraId="1E59F69F" w14:textId="77777777" w:rsidR="008D0CE1" w:rsidRDefault="008D0CE1" w:rsidP="008D0CE1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作者甲">
    <w15:presenceInfo w15:providerId="None" w15:userId="作者甲"/>
  </w15:person>
  <w15:person w15:author="作者乙">
    <w15:presenceInfo w15:providerId="None" w15:userId="作者乙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5D"/>
    <w:rsid w:val="004B09F7"/>
    <w:rsid w:val="008D0CE1"/>
    <w:rsid w:val="00BA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0A85A8"/>
  <w15:chartTrackingRefBased/>
  <w15:docId w15:val="{03D15A5A-B379-4B6B-80F1-43C674A7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0C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0C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0C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0C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152</Characters>
  <Application>Microsoft Office Word</Application>
  <DocSecurity>4</DocSecurity>
  <Lines>16</Lines>
  <Paragraphs>17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2026-09-07T06:45:00Z</dcterms:created>
  <dcterms:modified xsi:type="dcterms:W3CDTF">2026-09-07T06:45:00Z</dcterms:modified>
</cp:coreProperties>
</file>