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B027CA" w14:textId="77777777" w:rsidR="00627C37" w:rsidRDefault="00627C37">
      <w:pPr>
        <w:rPr>
          <w:sz w:val="22"/>
        </w:rPr>
      </w:pPr>
      <w:r>
        <w:rPr>
          <w:sz w:val="22"/>
        </w:rPr>
        <w:t>before 前文</w:t>
      </w:r>
    </w:p>
    <w:p w14:paraId="5BF3280E" w14:textId="77777777" w:rsidR="00627C37" w:rsidRDefault="00627C37">
      <w:pPr>
        <w:rPr>
          <w:sz w:val="22"/>
        </w:rPr>
      </w:pPr>
      <w:r>
        <w:rPr>
          <w:sz w:val="22"/>
        </w:rPr>
        <w:t>Stationary paragraph one remains here.</w:t>
      </w:r>
    </w:p>
    <w:p w14:paraId="1A54795B" w14:textId="77777777" w:rsidR="00627C37" w:rsidRDefault="00627C37">
      <w:pPr>
        <w:rPr>
          <w:sz w:val="22"/>
        </w:rPr>
      </w:pPr>
      <w:r>
        <w:rPr>
          <w:sz w:val="22"/>
        </w:rPr>
        <w:t>Stationary paragraph two remains here.</w:t>
      </w:r>
    </w:p>
    <w:p w14:paraId="35C04A7C" w14:textId="77777777" w:rsidR="00627C37" w:rsidRDefault="00627C37" w:rsidP="00627C37">
      <w:pPr>
        <w:rPr>
          <w:ins w:id="0" w:author="作者甲" w:date="2026-09-07T11:38:00Z"/>
          <w:sz w:val="22"/>
        </w:rPr>
      </w:pPr>
      <w:moveToRangeStart w:id="1" w:author="作者甲" w:date="2026-09-07T11:38:00Z" w:name="move239673512"/>
      <w:ins w:id="2" w:author="作者甲" w:date="2026-09-07T11:38:00Z">
        <w:r>
          <w:rPr>
            <w:sz w:val="22"/>
          </w:rPr>
          <w:t>Move this entire original paragraph with several words to the end of the body.</w:t>
        </w:r>
      </w:ins>
    </w:p>
    <w:moveToRangeEnd w:id="1"/>
    <w:p w14:paraId="2CF65A41" w14:textId="77777777" w:rsidR="00627C37" w:rsidRDefault="00627C37">
      <w:pPr>
        <w:rPr>
          <w:sz w:val="22"/>
        </w:rPr>
      </w:pPr>
      <w:r>
        <w:rPr>
          <w:sz w:val="22"/>
        </w:rPr>
        <w:t>after 后文</w:t>
      </w:r>
    </w:p>
    <w:p w14:paraId="01F135FA" w14:textId="77777777" w:rsidR="004B09F7" w:rsidRPr="00627C37" w:rsidRDefault="004B09F7">
      <w:pPr>
        <w:rPr>
          <w:sz w:val="22"/>
        </w:rPr>
      </w:pPr>
    </w:p>
    <w:sectPr w:rsidR="004B09F7" w:rsidRPr="00627C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1B2E27" w14:textId="77777777" w:rsidR="00040488" w:rsidRDefault="00040488" w:rsidP="00040488">
      <w:r>
        <w:separator/>
      </w:r>
    </w:p>
  </w:endnote>
  <w:endnote w:type="continuationSeparator" w:id="0">
    <w:p w14:paraId="00CF1E93" w14:textId="77777777" w:rsidR="00040488" w:rsidRDefault="00040488" w:rsidP="00040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B05A71" w14:textId="77777777" w:rsidR="00040488" w:rsidRDefault="00040488" w:rsidP="00040488">
      <w:r>
        <w:separator/>
      </w:r>
    </w:p>
  </w:footnote>
  <w:footnote w:type="continuationSeparator" w:id="0">
    <w:p w14:paraId="0260ED27" w14:textId="77777777" w:rsidR="00040488" w:rsidRDefault="00040488" w:rsidP="00040488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作者甲">
    <w15:presenceInfo w15:providerId="None" w15:userId="作者甲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C37"/>
    <w:rsid w:val="00040488"/>
    <w:rsid w:val="004B09F7"/>
    <w:rsid w:val="00627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A876A8F"/>
  <w15:chartTrackingRefBased/>
  <w15:docId w15:val="{1E896847-74EE-4677-942A-438D2676B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404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4048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404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4048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147</Characters>
  <Application>Microsoft Office Word</Application>
  <DocSecurity>4</DocSecurity>
  <Lines>16</Lines>
  <Paragraphs>17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作者甲</dc:creator>
  <cp:keywords/>
  <dc:description/>
  <cp:lastModifiedBy>作者甲</cp:lastModifiedBy>
  <cp:revision>2</cp:revision>
  <dcterms:created xsi:type="dcterms:W3CDTF">2026-09-07T06:46:00Z</dcterms:created>
  <dcterms:modified xsi:type="dcterms:W3CDTF">2026-09-07T06:46:00Z</dcterms:modified>
</cp:coreProperties>
</file>