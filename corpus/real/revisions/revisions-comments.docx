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3CCC" w14:textId="77777777" w:rsidR="00652C49" w:rsidRPr="00652C49" w:rsidRDefault="00652C49">
      <w:pPr>
        <w:rPr>
          <w:sz w:val="22"/>
        </w:rPr>
      </w:pPr>
      <w:r w:rsidRPr="00652C49">
        <w:rPr>
          <w:sz w:val="22"/>
        </w:rPr>
        <w:t>before 前文</w:t>
      </w:r>
    </w:p>
    <w:p w14:paraId="26CD2A50" w14:textId="77777777" w:rsidR="00652C49" w:rsidRDefault="00652C49">
      <w:pPr>
        <w:rPr>
          <w:sz w:val="22"/>
        </w:rPr>
      </w:pPr>
      <w:r>
        <w:rPr>
          <w:rFonts w:hint="eastAsia"/>
          <w:sz w:val="22"/>
        </w:rPr>
        <w:t>原始正文。</w:t>
      </w:r>
      <w:ins w:id="0" w:author="燚坡 李" w:date="2026-09-07T01:38:00Z">
        <w:r>
          <w:rPr>
            <w:rFonts w:hint="eastAsia"/>
            <w:sz w:val="22"/>
          </w:rPr>
          <w:t>新增句子。</w:t>
        </w:r>
      </w:ins>
    </w:p>
    <w:p w14:paraId="27DD0E7D" w14:textId="77777777" w:rsidR="00652C49" w:rsidRDefault="00652C49">
      <w:pPr>
        <w:rPr>
          <w:sz w:val="22"/>
        </w:rPr>
      </w:pPr>
      <w:del w:id="1" w:author="燚坡 李" w:date="2026-09-07T01:38:00Z">
        <w:r w:rsidDel="00652C49">
          <w:rPr>
            <w:rFonts w:hint="eastAsia"/>
            <w:sz w:val="22"/>
          </w:rPr>
          <w:delText>待删除句子。</w:delText>
        </w:r>
      </w:del>
    </w:p>
    <w:p w14:paraId="66819990" w14:textId="77777777" w:rsidR="00652C49" w:rsidRDefault="00652C49">
      <w:pPr>
        <w:rPr>
          <w:sz w:val="22"/>
        </w:rPr>
      </w:pPr>
      <w:r w:rsidRPr="00652C49">
        <w:rPr>
          <w:rFonts w:hint="eastAsia"/>
          <w:b/>
          <w:sz w:val="22"/>
          <w:rPrChange w:id="2" w:author="燚坡 李" w:date="2026-09-07T01:38:00Z">
            <w:rPr>
              <w:rFonts w:hint="eastAsia"/>
              <w:sz w:val="22"/>
            </w:rPr>
          </w:rPrChange>
        </w:rPr>
        <w:t>格式修改文字。</w:t>
      </w:r>
    </w:p>
    <w:p w14:paraId="14ED2672" w14:textId="77777777" w:rsidR="00652C49" w:rsidRDefault="00652C49">
      <w:pPr>
        <w:rPr>
          <w:sz w:val="22"/>
        </w:rPr>
      </w:pPr>
      <w:commentRangeStart w:id="3"/>
      <w:commentRangeStart w:id="4"/>
      <w:r>
        <w:rPr>
          <w:rFonts w:hint="eastAsia"/>
          <w:sz w:val="22"/>
        </w:rPr>
        <w:t>批注位置一</w:t>
      </w:r>
      <w:commentRangeEnd w:id="3"/>
      <w:r>
        <w:rPr>
          <w:rStyle w:val="a3"/>
        </w:rPr>
        <w:commentReference w:id="3"/>
      </w:r>
      <w:commentRangeEnd w:id="4"/>
      <w:r>
        <w:rPr>
          <w:rStyle w:val="a3"/>
        </w:rPr>
        <w:commentReference w:id="4"/>
      </w:r>
      <w:r>
        <w:rPr>
          <w:rFonts w:hint="eastAsia"/>
          <w:sz w:val="22"/>
        </w:rPr>
        <w:t>。</w:t>
      </w:r>
      <w:commentRangeStart w:id="5"/>
      <w:r>
        <w:rPr>
          <w:rFonts w:hint="eastAsia"/>
          <w:sz w:val="22"/>
        </w:rPr>
        <w:t>批注位置二</w:t>
      </w:r>
      <w:commentRangeEnd w:id="5"/>
      <w:r>
        <w:rPr>
          <w:rStyle w:val="a3"/>
        </w:rPr>
        <w:commentReference w:id="5"/>
      </w:r>
      <w:r>
        <w:rPr>
          <w:rFonts w:hint="eastAsia"/>
          <w:sz w:val="22"/>
        </w:rPr>
        <w:t>。</w:t>
      </w:r>
    </w:p>
    <w:p w14:paraId="68E8A3ED" w14:textId="77777777" w:rsidR="00652C49" w:rsidRPr="00652C49" w:rsidRDefault="00652C49">
      <w:pPr>
        <w:rPr>
          <w:sz w:val="22"/>
        </w:rPr>
      </w:pPr>
    </w:p>
    <w:p w14:paraId="3FE5A3FF" w14:textId="77777777" w:rsidR="00652C49" w:rsidRPr="00652C49" w:rsidRDefault="00652C49">
      <w:pPr>
        <w:rPr>
          <w:sz w:val="22"/>
        </w:rPr>
      </w:pPr>
      <w:r w:rsidRPr="00652C49">
        <w:rPr>
          <w:sz w:val="22"/>
        </w:rPr>
        <w:t>after 后文</w:t>
      </w:r>
    </w:p>
    <w:p w14:paraId="67D152DD" w14:textId="77777777" w:rsidR="000621FA" w:rsidRPr="00652C49" w:rsidRDefault="000621FA">
      <w:pPr>
        <w:rPr>
          <w:sz w:val="22"/>
        </w:rPr>
      </w:pPr>
    </w:p>
    <w:sectPr w:rsidR="000621FA" w:rsidRPr="00652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燚坡 李" w:date="2026-09-07T01:38:00Z" w:initials="燚坡">
    <w:p w14:paraId="4A9EEAE1" w14:textId="62079E5C" w:rsidR="00652C49" w:rsidRDefault="00652C49">
      <w:pPr>
        <w:pStyle w:val="a4"/>
      </w:pPr>
      <w:r>
        <w:rPr>
          <w:rStyle w:val="a3"/>
        </w:rPr>
        <w:annotationRef/>
      </w:r>
      <w:r>
        <w:t>第一条批注</w:t>
      </w:r>
    </w:p>
  </w:comment>
  <w:comment w:id="4" w:author="燚坡 李" w:date="2026-09-07T01:38:00Z" w:initials="燚坡">
    <w:p w14:paraId="7D4316D4" w14:textId="6AD46943" w:rsidR="00652C49" w:rsidRDefault="00652C49">
      <w:pPr>
        <w:pStyle w:val="a4"/>
      </w:pPr>
      <w:r>
        <w:rPr>
          <w:rStyle w:val="a3"/>
        </w:rPr>
        <w:annotationRef/>
      </w:r>
      <w:r>
        <w:t>第一条批注的回复</w:t>
      </w:r>
    </w:p>
  </w:comment>
  <w:comment w:id="5" w:author="燚坡 李" w:date="2026-09-07T01:38:00Z" w:initials="燚坡">
    <w:p w14:paraId="78CD1A2D" w14:textId="09F14C15" w:rsidR="00652C49" w:rsidRDefault="00652C49">
      <w:pPr>
        <w:pStyle w:val="a4"/>
      </w:pPr>
      <w:r>
        <w:rPr>
          <w:rStyle w:val="a3"/>
        </w:rPr>
        <w:annotationRef/>
      </w:r>
      <w:r>
        <w:t>第二条未解决批注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9EEAE1" w15:done="1"/>
  <w15:commentEx w15:paraId="7D4316D4" w15:paraIdParent="4A9EEAE1" w15:done="1"/>
  <w15:commentEx w15:paraId="78CD1A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89420" w16cex:dateUtc="2026-09-06T17:38:00Z"/>
  <w16cex:commentExtensible w16cex:durableId="2E489421" w16cex:dateUtc="2026-09-06T17:38:00Z"/>
  <w16cex:commentExtensible w16cex:durableId="2E489422" w16cex:dateUtc="2026-09-06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9EEAE1" w16cid:durableId="2E489420"/>
  <w16cid:commentId w16cid:paraId="7D4316D4" w16cid:durableId="2E489421"/>
  <w16cid:commentId w16cid:paraId="78CD1A2D" w16cid:durableId="2E4894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49"/>
    <w:rsid w:val="000621FA"/>
    <w:rsid w:val="0065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BEC69E"/>
  <w15:chartTrackingRefBased/>
  <w15:docId w15:val="{A6C7E495-8E8A-4CD6-A50C-F56B87F1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52C49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652C49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652C49"/>
  </w:style>
  <w:style w:type="paragraph" w:styleId="a6">
    <w:name w:val="annotation subject"/>
    <w:basedOn w:val="a4"/>
    <w:next w:val="a4"/>
    <w:link w:val="a7"/>
    <w:uiPriority w:val="99"/>
    <w:semiHidden/>
    <w:unhideWhenUsed/>
    <w:rsid w:val="00652C49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652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44</Characters>
  <Application>Microsoft Office Word</Application>
  <DocSecurity>0</DocSecurity>
  <Lines>7</Lines>
  <Paragraphs>5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2026-09-06T17:38:00Z</dcterms:created>
  <dcterms:modified xsi:type="dcterms:W3CDTF">2026-09-06T17:38:00Z</dcterms:modified>
</cp:coreProperties>
</file>