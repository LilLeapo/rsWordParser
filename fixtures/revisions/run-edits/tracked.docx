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9BDA4" w14:textId="77777777" w:rsidR="00367B9F" w:rsidRDefault="00367B9F">
      <w:pPr>
        <w:rPr>
          <w:sz w:val="22"/>
        </w:rPr>
      </w:pPr>
      <w:r>
        <w:rPr>
          <w:sz w:val="22"/>
        </w:rPr>
        <w:t>before 前文</w:t>
      </w:r>
    </w:p>
    <w:p w14:paraId="37F6B3E9" w14:textId="3265EA49" w:rsidR="00367B9F" w:rsidRDefault="00367B9F">
      <w:pPr>
        <w:rPr>
          <w:sz w:val="22"/>
        </w:rPr>
      </w:pPr>
      <w:r>
        <w:rPr>
          <w:rFonts w:hint="eastAsia"/>
          <w:sz w:val="22"/>
        </w:rPr>
        <w:t>第一句原文。</w:t>
      </w:r>
      <w:ins w:id="0" w:author="作者甲" w:date="2026-09-07T13:46:00Z">
        <w:r w:rsidR="007F71A9">
          <w:rPr>
            <w:rFonts w:hint="eastAsia"/>
            <w:sz w:val="22"/>
          </w:rPr>
          <w:t>新增的一句。</w:t>
        </w:r>
      </w:ins>
      <w:del w:id="1" w:author="作者甲" w:date="2026-09-07T13:46:00Z">
        <w:r w:rsidDel="007F71A9">
          <w:rPr>
            <w:rFonts w:hint="eastAsia"/>
            <w:sz w:val="22"/>
          </w:rPr>
          <w:delText>第二句原文。</w:delText>
        </w:r>
      </w:del>
      <w:r w:rsidRPr="007F71A9">
        <w:rPr>
          <w:rFonts w:hint="eastAsia"/>
          <w:b/>
          <w:color w:val="FF0000"/>
          <w:sz w:val="22"/>
          <w:rPrChange w:id="2" w:author="作者甲" w:date="2026-09-07T13:46:00Z">
            <w:rPr>
              <w:rFonts w:hint="eastAsia"/>
              <w:sz w:val="22"/>
            </w:rPr>
          </w:rPrChange>
        </w:rPr>
        <w:t>第三句</w:t>
      </w:r>
      <w:r>
        <w:rPr>
          <w:rFonts w:hint="eastAsia"/>
          <w:sz w:val="22"/>
        </w:rPr>
        <w:t>原文。</w:t>
      </w:r>
    </w:p>
    <w:p w14:paraId="2ED34F1B" w14:textId="77777777" w:rsidR="00367B9F" w:rsidRDefault="00367B9F">
      <w:pPr>
        <w:rPr>
          <w:sz w:val="22"/>
        </w:rPr>
      </w:pPr>
      <w:r>
        <w:rPr>
          <w:sz w:val="22"/>
        </w:rPr>
        <w:t>after 后文</w:t>
      </w:r>
    </w:p>
    <w:p w14:paraId="4F7E4ACF" w14:textId="0E60B383" w:rsidR="002A3B87" w:rsidRPr="00367B9F" w:rsidRDefault="002A3B87">
      <w:pPr>
        <w:rPr>
          <w:sz w:val="22"/>
        </w:rPr>
      </w:pPr>
    </w:p>
    <w:sectPr w:rsidR="002A3B87" w:rsidRPr="00367B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5052A" w14:textId="77777777" w:rsidR="007F71A9" w:rsidRDefault="007F71A9" w:rsidP="007F71A9">
      <w:r>
        <w:separator/>
      </w:r>
    </w:p>
  </w:endnote>
  <w:endnote w:type="continuationSeparator" w:id="0">
    <w:p w14:paraId="252B8C50" w14:textId="77777777" w:rsidR="007F71A9" w:rsidRDefault="007F71A9" w:rsidP="007F7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1F961" w14:textId="77777777" w:rsidR="007F71A9" w:rsidRDefault="007F71A9" w:rsidP="007F71A9">
      <w:r>
        <w:separator/>
      </w:r>
    </w:p>
  </w:footnote>
  <w:footnote w:type="continuationSeparator" w:id="0">
    <w:p w14:paraId="1469DD78" w14:textId="77777777" w:rsidR="007F71A9" w:rsidRDefault="007F71A9" w:rsidP="007F71A9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作者甲">
    <w15:presenceInfo w15:providerId="None" w15:userId="作者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9F"/>
    <w:rsid w:val="002A3B87"/>
    <w:rsid w:val="00367B9F"/>
    <w:rsid w:val="007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A5E582"/>
  <w15:chartTrackingRefBased/>
  <w15:docId w15:val="{A5333442-DAE8-4871-A4D7-6857DB7D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71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71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71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71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33</Characters>
  <Application>Microsoft Office Word</Application>
  <DocSecurity>0</DocSecurity>
  <Lines>3</Lines>
  <Paragraphs>3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2026-09-07T05:46:00Z</dcterms:created>
  <dcterms:modified xsi:type="dcterms:W3CDTF">2026-09-07T05:46:00Z</dcterms:modified>
</cp:coreProperties>
</file>