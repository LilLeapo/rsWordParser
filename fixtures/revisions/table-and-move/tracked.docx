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28088" w14:textId="77777777" w:rsidR="008D5407" w:rsidRDefault="008D5407">
      <w:pPr>
        <w:rPr>
          <w:sz w:val="22"/>
        </w:rPr>
      </w:pPr>
      <w:r>
        <w:rPr>
          <w:sz w:val="22"/>
        </w:rPr>
        <w:t>before 前文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  <w:tblGridChange w:id="0">
          <w:tblGrid>
            <w:gridCol w:w="4153"/>
            <w:gridCol w:w="4153"/>
          </w:tblGrid>
        </w:tblGridChange>
      </w:tblGrid>
      <w:tr w:rsidR="00935D25" w14:paraId="6669A695" w14:textId="77777777" w:rsidTr="00DF5E32">
        <w:tc>
          <w:tcPr>
            <w:tcW w:w="8306" w:type="dxa"/>
            <w:gridSpan w:val="2"/>
            <w:shd w:val="clear" w:color="auto" w:fill="auto"/>
          </w:tcPr>
          <w:p w14:paraId="7FA16AC1" w14:textId="77777777" w:rsidR="00935D25" w:rsidRDefault="00935D25">
            <w:pPr>
              <w:rPr>
                <w:sz w:val="22"/>
              </w:rPr>
            </w:pPr>
            <w:r>
              <w:rPr>
                <w:sz w:val="22"/>
              </w:rPr>
              <w:t>A1</w:t>
            </w:r>
          </w:p>
          <w:p w14:paraId="074B14CD" w14:textId="4E0A63BF" w:rsidR="00935D25" w:rsidRDefault="00935D25">
            <w:pPr>
              <w:rPr>
                <w:sz w:val="22"/>
              </w:rPr>
            </w:pPr>
            <w:r>
              <w:rPr>
                <w:sz w:val="22"/>
              </w:rPr>
              <w:t>B1</w:t>
            </w:r>
          </w:p>
        </w:tc>
      </w:tr>
      <w:tr w:rsidR="00935D25" w14:paraId="4D9F9C98" w14:textId="77777777" w:rsidTr="00935D25">
        <w:tblPrEx>
          <w:tblW w:w="830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1" w:author="作者甲" w:date="2026-09-07T13:51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ins w:id="2" w:author="作者甲" w:date="2026-09-07T13:51:00Z"/>
        </w:trPr>
        <w:tc>
          <w:tcPr>
            <w:tcW w:w="4153" w:type="dxa"/>
            <w:shd w:val="clear" w:color="auto" w:fill="auto"/>
            <w:tcPrChange w:id="3" w:author="作者甲" w:date="2026-09-07T13:51:00Z">
              <w:tcPr>
                <w:tcW w:w="4153" w:type="dxa"/>
                <w:shd w:val="clear" w:color="auto" w:fill="auto"/>
              </w:tcPr>
            </w:tcPrChange>
          </w:tcPr>
          <w:p w14:paraId="53B643D1" w14:textId="152860C7" w:rsidR="00935D25" w:rsidRDefault="00935D25">
            <w:pPr>
              <w:rPr>
                <w:ins w:id="4" w:author="作者甲" w:date="2026-09-07T13:51:00Z"/>
                <w:sz w:val="22"/>
              </w:rPr>
            </w:pPr>
            <w:ins w:id="5" w:author="作者甲" w:date="2026-09-07T13:51:00Z">
              <w:r>
                <w:rPr>
                  <w:sz w:val="22"/>
                </w:rPr>
                <w:t>Inserted A</w:t>
              </w:r>
            </w:ins>
          </w:p>
        </w:tc>
        <w:tc>
          <w:tcPr>
            <w:tcW w:w="4153" w:type="dxa"/>
            <w:shd w:val="clear" w:color="auto" w:fill="auto"/>
            <w:tcPrChange w:id="6" w:author="作者甲" w:date="2026-09-07T13:51:00Z">
              <w:tcPr>
                <w:tcW w:w="4153" w:type="dxa"/>
                <w:shd w:val="clear" w:color="auto" w:fill="auto"/>
              </w:tcPr>
            </w:tcPrChange>
          </w:tcPr>
          <w:p w14:paraId="12547881" w14:textId="49156339" w:rsidR="00935D25" w:rsidRDefault="00935D25">
            <w:pPr>
              <w:rPr>
                <w:ins w:id="7" w:author="作者甲" w:date="2026-09-07T13:51:00Z"/>
                <w:sz w:val="22"/>
              </w:rPr>
            </w:pPr>
            <w:ins w:id="8" w:author="作者甲" w:date="2026-09-07T13:51:00Z">
              <w:r>
                <w:rPr>
                  <w:sz w:val="22"/>
                </w:rPr>
                <w:t>Inserted B</w:t>
              </w:r>
            </w:ins>
          </w:p>
        </w:tc>
      </w:tr>
      <w:tr w:rsidR="008D5407" w14:paraId="34B95A00" w14:textId="77777777" w:rsidTr="00935D25">
        <w:tblPrEx>
          <w:tblW w:w="830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9" w:author="作者甲" w:date="2026-09-07T13:51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c>
          <w:tcPr>
            <w:tcW w:w="4153" w:type="dxa"/>
            <w:shd w:val="clear" w:color="auto" w:fill="auto"/>
            <w:tcPrChange w:id="10" w:author="作者甲" w:date="2026-09-07T13:51:00Z">
              <w:tcPr>
                <w:tcW w:w="4153" w:type="dxa"/>
                <w:shd w:val="clear" w:color="auto" w:fill="auto"/>
              </w:tcPr>
            </w:tcPrChange>
          </w:tcPr>
          <w:p w14:paraId="7E287F1D" w14:textId="493F6A0A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A2</w:t>
            </w:r>
          </w:p>
        </w:tc>
        <w:tc>
          <w:tcPr>
            <w:tcW w:w="4153" w:type="dxa"/>
            <w:shd w:val="clear" w:color="auto" w:fill="auto"/>
            <w:tcPrChange w:id="11" w:author="作者甲" w:date="2026-09-07T13:51:00Z">
              <w:tcPr>
                <w:tcW w:w="4153" w:type="dxa"/>
                <w:shd w:val="clear" w:color="auto" w:fill="auto"/>
              </w:tcPr>
            </w:tcPrChange>
          </w:tcPr>
          <w:p w14:paraId="72A16555" w14:textId="20D3D6D4" w:rsidR="008D5407" w:rsidRDefault="008D5407">
            <w:pPr>
              <w:rPr>
                <w:sz w:val="22"/>
              </w:rPr>
            </w:pPr>
            <w:r>
              <w:rPr>
                <w:sz w:val="22"/>
              </w:rPr>
              <w:t>B2</w:t>
            </w:r>
          </w:p>
        </w:tc>
      </w:tr>
      <w:tr w:rsidR="008D5407" w:rsidDel="00935D25" w14:paraId="6D7E3D8F" w14:textId="431B3BD9" w:rsidTr="00935D25">
        <w:tblPrEx>
          <w:tblW w:w="830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12" w:author="作者甲" w:date="2026-09-07T13:51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del w:id="13" w:author="作者甲" w:date="2026-09-07T13:51:00Z"/>
        </w:trPr>
        <w:tc>
          <w:tcPr>
            <w:tcW w:w="4153" w:type="dxa"/>
            <w:shd w:val="clear" w:color="auto" w:fill="auto"/>
            <w:tcPrChange w:id="14" w:author="作者甲" w:date="2026-09-07T13:51:00Z">
              <w:tcPr>
                <w:tcW w:w="4153" w:type="dxa"/>
                <w:shd w:val="clear" w:color="auto" w:fill="auto"/>
              </w:tcPr>
            </w:tcPrChange>
          </w:tcPr>
          <w:p w14:paraId="45BE9009" w14:textId="28D74D91" w:rsidR="008D5407" w:rsidDel="00935D25" w:rsidRDefault="008D5407">
            <w:pPr>
              <w:rPr>
                <w:del w:id="15" w:author="作者甲" w:date="2026-09-07T13:51:00Z"/>
                <w:sz w:val="22"/>
              </w:rPr>
            </w:pPr>
            <w:del w:id="16" w:author="作者甲" w:date="2026-09-07T13:51:00Z">
              <w:r w:rsidDel="00935D25">
                <w:rPr>
                  <w:sz w:val="22"/>
                </w:rPr>
                <w:delText>A3</w:delText>
              </w:r>
            </w:del>
          </w:p>
        </w:tc>
        <w:tc>
          <w:tcPr>
            <w:tcW w:w="4153" w:type="dxa"/>
            <w:shd w:val="clear" w:color="auto" w:fill="auto"/>
            <w:tcPrChange w:id="17" w:author="作者甲" w:date="2026-09-07T13:51:00Z">
              <w:tcPr>
                <w:tcW w:w="4153" w:type="dxa"/>
                <w:shd w:val="clear" w:color="auto" w:fill="auto"/>
              </w:tcPr>
            </w:tcPrChange>
          </w:tcPr>
          <w:p w14:paraId="3AA88189" w14:textId="0D063B3D" w:rsidR="008D5407" w:rsidDel="00935D25" w:rsidRDefault="008D5407">
            <w:pPr>
              <w:rPr>
                <w:del w:id="18" w:author="作者甲" w:date="2026-09-07T13:51:00Z"/>
                <w:sz w:val="22"/>
              </w:rPr>
            </w:pPr>
            <w:del w:id="19" w:author="作者甲" w:date="2026-09-07T13:51:00Z">
              <w:r w:rsidDel="00935D25">
                <w:rPr>
                  <w:sz w:val="22"/>
                </w:rPr>
                <w:delText>B3</w:delText>
              </w:r>
            </w:del>
          </w:p>
        </w:tc>
      </w:tr>
    </w:tbl>
    <w:p w14:paraId="1F0C7A28" w14:textId="77777777" w:rsidR="008D5407" w:rsidRDefault="008D5407">
      <w:pPr>
        <w:rPr>
          <w:sz w:val="22"/>
        </w:rPr>
      </w:pPr>
    </w:p>
    <w:p w14:paraId="3CB716E4" w14:textId="1793D9DE" w:rsidR="008D5407" w:rsidDel="00935D25" w:rsidRDefault="008D5407">
      <w:pPr>
        <w:rPr>
          <w:moveFrom w:id="20" w:author="作者甲" w:date="2026-09-07T13:51:00Z"/>
          <w:sz w:val="22"/>
        </w:rPr>
      </w:pPr>
      <w:moveFromRangeStart w:id="21" w:author="作者甲" w:date="2026-09-07T13:51:00Z" w:name="move239681486"/>
      <w:moveFrom w:id="22" w:author="作者甲" w:date="2026-09-07T13:51:00Z">
        <w:r w:rsidDel="00935D25">
          <w:rPr>
            <w:rFonts w:hint="eastAsia"/>
            <w:sz w:val="22"/>
          </w:rPr>
          <w:t>可移动段落。</w:t>
        </w:r>
      </w:moveFrom>
    </w:p>
    <w:moveFromRangeEnd w:id="21"/>
    <w:p w14:paraId="1E19D30C" w14:textId="77777777" w:rsidR="00935D25" w:rsidRDefault="00935D25" w:rsidP="00935D25">
      <w:pPr>
        <w:rPr>
          <w:moveTo w:id="23" w:author="作者甲" w:date="2026-09-07T13:51:00Z"/>
          <w:sz w:val="22"/>
        </w:rPr>
      </w:pPr>
      <w:moveToRangeStart w:id="24" w:author="作者甲" w:date="2026-09-07T13:51:00Z" w:name="move239681486"/>
      <w:moveTo w:id="25" w:author="作者甲" w:date="2026-09-07T13:51:00Z">
        <w:r>
          <w:rPr>
            <w:rFonts w:hint="eastAsia"/>
            <w:sz w:val="22"/>
          </w:rPr>
          <w:t>可移动段落。</w:t>
        </w:r>
      </w:moveTo>
    </w:p>
    <w:moveToRangeEnd w:id="24"/>
    <w:p w14:paraId="56F5F1CF" w14:textId="77777777" w:rsidR="008D5407" w:rsidRDefault="008D5407">
      <w:pPr>
        <w:rPr>
          <w:sz w:val="22"/>
        </w:rPr>
      </w:pPr>
      <w:r>
        <w:rPr>
          <w:sz w:val="22"/>
        </w:rPr>
        <w:t>after 后文</w:t>
      </w:r>
    </w:p>
    <w:p w14:paraId="344A68E4" w14:textId="77777777" w:rsidR="002A3B87" w:rsidRPr="008D5407" w:rsidRDefault="002A3B87">
      <w:pPr>
        <w:rPr>
          <w:sz w:val="22"/>
        </w:rPr>
      </w:pPr>
    </w:p>
    <w:sectPr w:rsidR="002A3B87" w:rsidRPr="008D5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8DE2E" w14:textId="77777777" w:rsidR="00935D25" w:rsidRDefault="00935D25" w:rsidP="00935D25">
      <w:r>
        <w:separator/>
      </w:r>
    </w:p>
  </w:endnote>
  <w:endnote w:type="continuationSeparator" w:id="0">
    <w:p w14:paraId="0D48B5E1" w14:textId="77777777" w:rsidR="00935D25" w:rsidRDefault="00935D25" w:rsidP="00935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42F43" w14:textId="77777777" w:rsidR="00935D25" w:rsidRDefault="00935D25" w:rsidP="00935D25">
      <w:r>
        <w:separator/>
      </w:r>
    </w:p>
  </w:footnote>
  <w:footnote w:type="continuationSeparator" w:id="0">
    <w:p w14:paraId="45C0ECDD" w14:textId="77777777" w:rsidR="00935D25" w:rsidRDefault="00935D25" w:rsidP="00935D25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7"/>
    <w:rsid w:val="002A3B87"/>
    <w:rsid w:val="008D5407"/>
    <w:rsid w:val="0093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6B335E"/>
  <w15:chartTrackingRefBased/>
  <w15:docId w15:val="{3A4839A5-26B6-4541-BCED-99B85F19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5D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5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5D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47</Characters>
  <Application>Microsoft Office Word</Application>
  <DocSecurity>0</DocSecurity>
  <Lines>12</Lines>
  <Paragraphs>9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2026-09-07T05:51:00Z</dcterms:created>
  <dcterms:modified xsi:type="dcterms:W3CDTF">2026-09-07T05:51:00Z</dcterms:modified>
</cp:coreProperties>
</file>