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D46" w:rsidRDefault="00B26D46">
      <w:pPr>
        <w:rPr>
          <w:sz w:val="22"/>
        </w:rPr>
      </w:pPr>
      <w:r>
        <w:rPr>
          <w:sz w:val="22"/>
        </w:rPr>
        <w:t>before 前文</w:t>
      </w:r>
    </w:p>
    <w:p w:rsidR="00B26D46" w:rsidRDefault="00E97070">
      <w:pPr>
        <w:rPr>
          <w:sz w:val="22"/>
        </w:rPr>
      </w:pPr>
      <w:ins w:id="0" w:author="作者乙" w:date="2026-09-07T13:53:00Z">
        <w:r>
          <w:rPr>
            <w:rFonts w:hint="eastAsia"/>
            <w:sz w:val="22"/>
          </w:rPr>
          <w:t>作者乙插入的句子。</w:t>
        </w:r>
      </w:ins>
      <w:r w:rsidR="00B26D46">
        <w:rPr>
          <w:rFonts w:hint="eastAsia"/>
          <w:sz w:val="22"/>
        </w:rPr>
        <w:t>原始</w:t>
      </w:r>
      <w:del w:id="1" w:author="作者乙" w:date="2026-09-07T13:53:00Z">
        <w:r w:rsidR="00B26D46" w:rsidDel="00E97070">
          <w:rPr>
            <w:rFonts w:hint="eastAsia"/>
            <w:sz w:val="22"/>
          </w:rPr>
          <w:delText>正文。</w:delText>
        </w:r>
      </w:del>
      <w:ins w:id="2" w:author="作者甲" w:date="2026-09-07T13:53:00Z">
        <w:r>
          <w:rPr>
            <w:rFonts w:hint="eastAsia"/>
            <w:sz w:val="22"/>
          </w:rPr>
          <w:t>作者甲插入的句子。</w:t>
        </w:r>
      </w:ins>
    </w:p>
    <w:p w:rsidR="00B26D46" w:rsidRDefault="00B26D46">
      <w:pPr>
        <w:rPr>
          <w:sz w:val="22"/>
        </w:rPr>
      </w:pPr>
      <w:r>
        <w:rPr>
          <w:sz w:val="22"/>
        </w:rPr>
        <w:t>after 后文</w:t>
      </w:r>
    </w:p>
    <w:p w:rsidR="002A3B87" w:rsidRPr="00B26D46" w:rsidRDefault="002A3B87">
      <w:pPr>
        <w:rPr>
          <w:sz w:val="22"/>
        </w:rPr>
      </w:pPr>
    </w:p>
    <w:sectPr w:rsidR="002A3B87" w:rsidRPr="00B26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7070" w:rsidRDefault="00E97070" w:rsidP="00E97070">
      <w:r>
        <w:separator/>
      </w:r>
    </w:p>
  </w:endnote>
  <w:endnote w:type="continuationSeparator" w:id="0">
    <w:p w:rsidR="00E97070" w:rsidRDefault="00E97070" w:rsidP="00E97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7070" w:rsidRDefault="00E97070" w:rsidP="00E97070">
      <w:r>
        <w:separator/>
      </w:r>
    </w:p>
  </w:footnote>
  <w:footnote w:type="continuationSeparator" w:id="0">
    <w:p w:rsidR="00E97070" w:rsidRDefault="00E97070" w:rsidP="00E97070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乙">
    <w15:presenceInfo w15:providerId="None" w15:userId="作者乙"/>
  </w15:person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46"/>
    <w:rsid w:val="002A3B87"/>
    <w:rsid w:val="00B26D46"/>
    <w:rsid w:val="00E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8BB78C-981B-4B88-8D0B-4D11AD57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0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70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70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70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35</Characters>
  <Application>Microsoft Office Word</Application>
  <DocSecurity>0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作者乙</cp:lastModifiedBy>
  <cp:revision>2</cp:revision>
  <dcterms:created xsi:type="dcterms:W3CDTF">2026-09-07T05:53:00Z</dcterms:created>
  <dcterms:modified xsi:type="dcterms:W3CDTF">2026-09-07T05:53:00Z</dcterms:modified>
</cp:coreProperties>
</file>