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AA4D" w14:textId="77777777" w:rsidR="008E3C09" w:rsidRDefault="008E3C09">
      <w:pPr>
        <w:rPr>
          <w:sz w:val="22"/>
        </w:rPr>
      </w:pPr>
      <w:r>
        <w:rPr>
          <w:sz w:val="22"/>
        </w:rPr>
        <w:t>before 前文</w:t>
      </w:r>
    </w:p>
    <w:p w14:paraId="548E013F" w14:textId="77777777" w:rsidR="005B1788" w:rsidRDefault="008E3C09">
      <w:pPr>
        <w:rPr>
          <w:ins w:id="0" w:author="作者甲" w:date="2026-09-07T13:49:00Z"/>
          <w:sz w:val="22"/>
        </w:rPr>
      </w:pPr>
      <w:r>
        <w:rPr>
          <w:rFonts w:hint="eastAsia"/>
          <w:sz w:val="22"/>
        </w:rPr>
        <w:t>甲段</w:t>
      </w:r>
    </w:p>
    <w:p w14:paraId="66D2AD58" w14:textId="77777777" w:rsidR="008E3C09" w:rsidRDefault="008E3C09" w:rsidP="005B1788">
      <w:pPr>
        <w:ind w:firstLineChars="200" w:firstLine="440"/>
        <w:jc w:val="center"/>
        <w:rPr>
          <w:sz w:val="22"/>
        </w:rPr>
        <w:pPrChange w:id="1" w:author="作者甲" w:date="2026-09-07T13:49:00Z">
          <w:pPr/>
        </w:pPrChange>
      </w:pPr>
      <w:r>
        <w:rPr>
          <w:rFonts w:hint="eastAsia"/>
          <w:sz w:val="22"/>
        </w:rPr>
        <w:t>落的文字。</w:t>
      </w:r>
    </w:p>
    <w:p w14:paraId="3B50F28B" w14:textId="77777777" w:rsidR="008E3C09" w:rsidDel="005B1788" w:rsidRDefault="008E3C09">
      <w:pPr>
        <w:rPr>
          <w:del w:id="2" w:author="作者甲" w:date="2026-09-07T13:49:00Z"/>
          <w:sz w:val="22"/>
        </w:rPr>
      </w:pPr>
      <w:r>
        <w:rPr>
          <w:rFonts w:hint="eastAsia"/>
          <w:sz w:val="22"/>
        </w:rPr>
        <w:t>乙段落的文字。</w:t>
      </w:r>
    </w:p>
    <w:p w14:paraId="2B7595B7" w14:textId="77777777" w:rsidR="008E3C09" w:rsidRDefault="008E3C09">
      <w:pPr>
        <w:rPr>
          <w:sz w:val="22"/>
        </w:rPr>
      </w:pPr>
      <w:r>
        <w:rPr>
          <w:sz w:val="22"/>
        </w:rPr>
        <w:t>after 后文</w:t>
      </w:r>
    </w:p>
    <w:p w14:paraId="58FD5170" w14:textId="77777777" w:rsidR="002A3B87" w:rsidRPr="008E3C09" w:rsidRDefault="002A3B87">
      <w:pPr>
        <w:rPr>
          <w:sz w:val="22"/>
        </w:rPr>
      </w:pPr>
    </w:p>
    <w:sectPr w:rsidR="002A3B87" w:rsidRPr="008E3C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BDD4C" w14:textId="77777777" w:rsidR="005B1788" w:rsidRDefault="005B1788" w:rsidP="005B1788">
      <w:r>
        <w:separator/>
      </w:r>
    </w:p>
  </w:endnote>
  <w:endnote w:type="continuationSeparator" w:id="0">
    <w:p w14:paraId="7B677D5F" w14:textId="77777777" w:rsidR="005B1788" w:rsidRDefault="005B1788" w:rsidP="005B1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C833D" w14:textId="77777777" w:rsidR="005B1788" w:rsidRDefault="005B1788" w:rsidP="005B1788">
      <w:r>
        <w:separator/>
      </w:r>
    </w:p>
  </w:footnote>
  <w:footnote w:type="continuationSeparator" w:id="0">
    <w:p w14:paraId="06C07755" w14:textId="77777777" w:rsidR="005B1788" w:rsidRDefault="005B1788" w:rsidP="005B1788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09"/>
    <w:rsid w:val="002A3B87"/>
    <w:rsid w:val="005B1788"/>
    <w:rsid w:val="008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63BE73"/>
  <w15:chartTrackingRefBased/>
  <w15:docId w15:val="{A21506FF-D82E-488D-B9AF-0EC5461D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1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17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1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17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29</Characters>
  <Application>Microsoft Office Word</Application>
  <DocSecurity>0</DocSecurity>
  <Lines>4</Lines>
  <Paragraphs>4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2026-09-07T05:49:00Z</dcterms:created>
  <dcterms:modified xsi:type="dcterms:W3CDTF">2026-09-07T05:49:00Z</dcterms:modified>
</cp:coreProperties>
</file>